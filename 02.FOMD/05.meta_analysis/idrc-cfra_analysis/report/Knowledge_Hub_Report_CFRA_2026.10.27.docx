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D43D" w14:textId="189710F0" w:rsidR="00650EB0" w:rsidRPr="00C01E0A" w:rsidRDefault="00650EB0" w:rsidP="00D742D3">
      <w:pPr>
        <w:pStyle w:val="Heading1"/>
      </w:pPr>
      <w:r>
        <w:t>CFRA Project- Agroecology Evidence Hub Report</w:t>
      </w:r>
    </w:p>
    <w:p w14:paraId="28671D3C" w14:textId="4180C7F2" w:rsidR="00650EB0" w:rsidRPr="00C01E0A" w:rsidRDefault="009C7784" w:rsidP="009C7784">
      <w:pPr>
        <w:pStyle w:val="Heading2"/>
      </w:pPr>
      <w:r>
        <w:t>1. Introduction</w:t>
      </w:r>
    </w:p>
    <w:p w14:paraId="3FA105DF" w14:textId="4450DD7E" w:rsidR="005C610F" w:rsidRDefault="006B6D12">
      <w:r>
        <w:t>The CFRA project works in nine African countries</w:t>
      </w:r>
      <w:r w:rsidR="00025778">
        <w:t xml:space="preserve">, including </w:t>
      </w:r>
      <w:r>
        <w:t>Angola, Burundi, Ethiopia, Kenya, Malawi, Rwanda, Tanzania, Uganda</w:t>
      </w:r>
      <w:r>
        <w:t xml:space="preserve"> and Zambia</w:t>
      </w:r>
      <w:r>
        <w:t>. It aims to show where agroecological and regenerative agricultural (AE/RA) practices could make food systems more nutritious and sustainable, with a focus on foods that school-meal programmes can buy locally.</w:t>
      </w:r>
    </w:p>
    <w:p w14:paraId="1F6B0C69" w14:textId="588EAED8" w:rsidR="005C610F" w:rsidRDefault="006B6D12">
      <w:pPr>
        <w:rPr>
          <w:ins w:id="0" w:author="Trinidad del Río-Mena" w:date="2026-10-26T19:00:00Z"/>
        </w:rPr>
      </w:pPr>
      <w:ins w:id="1" w:author="Trinidad del Río-Mena" w:date="2026-10-26T19:00:00Z">
        <w:r>
          <w:t xml:space="preserve">Within WP2, this report brings together two steps. The first maps where the </w:t>
        </w:r>
      </w:ins>
      <w:r w:rsidR="00B63CA5" w:rsidRPr="00B63CA5">
        <w:rPr>
          <w:color w:val="EE0000"/>
          <w:highlight w:val="yellow"/>
        </w:rPr>
        <w:t>XX</w:t>
      </w:r>
      <w:r w:rsidR="00B63CA5">
        <w:t xml:space="preserve"> </w:t>
      </w:r>
      <w:ins w:id="2" w:author="Trinidad del Río-Mena" w:date="2026-10-26T19:00:00Z">
        <w:r>
          <w:t>problems are. A food-gap analysis compares what each area produces with what its population needs for a healthy diet, and a set of scenarios combines these gaps with agronomic, nutritional and socio-economic conditions to locate high-priority areas and propose an AE/RA practice for each (del Río-Mena 2026). The second step, presented in this report, asks what field evidence exists on the AE/RA practices that could address the problem in these areas.</w:t>
        </w:r>
      </w:ins>
    </w:p>
    <w:p w14:paraId="68C7EE29" w14:textId="77777777" w:rsidR="005C610F" w:rsidRDefault="006B6D12">
      <w:pPr>
        <w:rPr>
          <w:ins w:id="3" w:author="Trinidad del Río-Mena" w:date="2026-10-26T19:00:00Z"/>
        </w:rPr>
      </w:pPr>
      <w:ins w:id="4" w:author="Trinidad del Río-Mena" w:date="2026-10-26T19:00:00Z">
        <w:r>
          <w:t xml:space="preserve">Linking the two steps </w:t>
        </w:r>
        <w:r w:rsidRPr="00B63CA5">
          <w:rPr>
            <w:color w:val="EE0000"/>
            <w:highlight w:val="yellow"/>
          </w:rPr>
          <w:t>matters</w:t>
        </w:r>
        <w:r w:rsidRPr="00B63CA5">
          <w:rPr>
            <w:color w:val="EE0000"/>
          </w:rPr>
          <w:t xml:space="preserve"> </w:t>
        </w:r>
        <w:r>
          <w:t>because the scenarios propose practices based on the literature and on programmes already running in each country, but do not test them. Matching the scenario maps with field experiments shows which practices have worked in these places, with what benefits and trade-offs, and where evidence is still missing.</w:t>
        </w:r>
      </w:ins>
    </w:p>
    <w:p w14:paraId="03549CA8" w14:textId="5718254A" w:rsidR="00CE685A" w:rsidRPr="00C01E0A" w:rsidRDefault="00CE685A" w:rsidP="00CE685A">
      <w:r>
        <w:rPr>
          <w:highlight w:val="green"/>
        </w:rPr>
        <w:t xml:space="preserve">The aim of this analysis is to build an evidence-based portfolio of promising AE/RA practices to produce foods relevant to school-meal programmes in each project country, specifying the crops and contexts in which they deliver positive outcomes. Using the priority areas identified by the subnational </w:t>
      </w:r>
      <w:r>
        <w:rPr>
          <w:color w:val="EE0000"/>
          <w:highlight w:val="yellow"/>
        </w:rPr>
        <w:t xml:space="preserve">scenarios </w:t>
      </w:r>
      <w:r>
        <w:rPr>
          <w:highlight w:val="green"/>
        </w:rPr>
        <w:t xml:space="preserve">developed within the project </w:t>
      </w:r>
      <w:ins w:id="5" w:author="Trinidad del Río-Mena" w:date="2026-10-26T19:00:00Z">
        <w:r>
          <w:rPr>
            <w:highlight w:val="green"/>
          </w:rPr>
          <w:t>(Section 2.2)</w:t>
        </w:r>
      </w:ins>
      <w:r>
        <w:rPr>
          <w:highlight w:val="green"/>
        </w:rPr>
        <w:t xml:space="preserve"> as the contexts of interest, the analysis synthesises primary studies comparing AE/RA with conventional practices to (i) identify the practices associated with positive effects on yield, profitability, soil health, resilience, biodiversity and climate mitigation; (ii) identify practice and crop combinations that deliver positive outcomes across several of these dimensions simultaneously; and (iii) assess the strength of the evidence supporting each practice; (iv) highlight where evidence is lacking.</w:t>
      </w:r>
    </w:p>
    <w:p w14:paraId="5FB85694" w14:textId="636D6CD8" w:rsidR="00032D2C" w:rsidRPr="00C01E0A" w:rsidRDefault="00032D2C">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56082" w:themeFill="accent1"/>
        <w:tblLook w:val="04A0" w:firstRow="1" w:lastRow="0" w:firstColumn="1" w:lastColumn="0" w:noHBand="0" w:noVBand="1"/>
      </w:tblPr>
      <w:tblGrid>
        <w:gridCol w:w="10762"/>
      </w:tblGrid>
      <w:tr w:rsidR="009B3675" w:rsidRPr="00C01E0A" w14:paraId="389D2A27" w14:textId="77777777" w:rsidTr="0013573B">
        <w:trPr>
          <w:trHeight w:val="6230"/>
        </w:trPr>
        <w:tc>
          <w:tcPr>
            <w:tcW w:w="10762" w:type="dxa"/>
            <w:shd w:val="clear" w:color="auto" w:fill="E8E8E8" w:themeFill="background2"/>
          </w:tcPr>
          <w:p w14:paraId="463F07D7" w14:textId="77777777" w:rsidR="009B3675" w:rsidRPr="00C01E0A" w:rsidRDefault="009B3675" w:rsidP="009B3675">
            <w:pPr>
              <w:pStyle w:val="Boxes"/>
            </w:pPr>
            <w:r>
              <w:lastRenderedPageBreak/>
              <w:t>BOX 1. KEY TERMS USED IN THIS REPORT</w:t>
            </w:r>
          </w:p>
          <w:p w14:paraId="7B1CA4F5" w14:textId="77777777" w:rsidR="009B3675" w:rsidRPr="00C01E0A" w:rsidRDefault="009B3675" w:rsidP="001450D8">
            <w:pPr>
              <w:spacing w:before="120" w:after="120"/>
              <w:jc w:val="left"/>
            </w:pPr>
            <w:r>
              <w:rPr>
                <w:b/>
                <w:bCs/>
              </w:rPr>
              <w:t>AE/RA practices.</w:t>
            </w:r>
            <w:r>
              <w:t xml:space="preserve"> Agroecological and regenerative agricultural practices, such as compost, intercropping or reduced tillage, that aim to sustain production while improving soil health, biodiversity and the use of natural resources.</w:t>
            </w:r>
          </w:p>
          <w:p w14:paraId="14F153C0" w14:textId="77777777" w:rsidR="009B3675" w:rsidRPr="00C01E0A" w:rsidRDefault="009B3675" w:rsidP="001450D8">
            <w:pPr>
              <w:spacing w:before="120" w:after="120"/>
              <w:jc w:val="left"/>
            </w:pPr>
            <w:r>
              <w:rPr>
                <w:b/>
                <w:bCs/>
              </w:rPr>
              <w:t>Conventional practice.</w:t>
            </w:r>
            <w:r>
              <w:t xml:space="preserve"> The usual practice that an AE/RA practice is compared with, such as no fertilizer, a single crop (monoculture) or ploughing.</w:t>
            </w:r>
          </w:p>
          <w:p w14:paraId="0926B343" w14:textId="77777777" w:rsidR="009B3675" w:rsidRPr="00C01E0A" w:rsidRDefault="009B3675" w:rsidP="001450D8">
            <w:pPr>
              <w:spacing w:before="120" w:after="120"/>
              <w:jc w:val="left"/>
            </w:pPr>
            <w:r>
              <w:rPr>
                <w:b/>
                <w:bCs/>
              </w:rPr>
              <w:t>Study.</w:t>
            </w:r>
            <w:r>
              <w:t xml:space="preserve"> A scientific publication reporting one or more field experiments.</w:t>
            </w:r>
          </w:p>
          <w:p w14:paraId="2CB7C1E5" w14:textId="77777777" w:rsidR="009B3675" w:rsidRPr="00C01E0A" w:rsidRDefault="009B3675" w:rsidP="001450D8">
            <w:pPr>
              <w:spacing w:before="120" w:after="120"/>
              <w:jc w:val="left"/>
            </w:pPr>
            <w:r>
              <w:rPr>
                <w:b/>
                <w:bCs/>
              </w:rPr>
              <w:t>Comparison.</w:t>
            </w:r>
            <w:r>
              <w:t xml:space="preserve"> A single result in which a study measured the same outcome under an AE/RA practice and under a conventional practice, for example maize yield with and without compost in one season. A study can provide many comparisons.</w:t>
            </w:r>
          </w:p>
          <w:p w14:paraId="20963CA5" w14:textId="77777777" w:rsidR="009B3675" w:rsidRPr="00C01E0A" w:rsidRDefault="009B3675" w:rsidP="001450D8">
            <w:pPr>
              <w:spacing w:before="120" w:after="120"/>
              <w:jc w:val="left"/>
            </w:pPr>
            <w:r>
              <w:rPr>
                <w:b/>
                <w:bCs/>
              </w:rPr>
              <w:t>Management domain.</w:t>
            </w:r>
            <w:r>
              <w:t xml:space="preserve"> A group of practices with a similar purpose, such as nutrient management or diversification.</w:t>
            </w:r>
          </w:p>
          <w:p w14:paraId="3EA1403C" w14:textId="77777777" w:rsidR="009B3675" w:rsidRPr="00C01E0A" w:rsidRDefault="009B3675" w:rsidP="001450D8">
            <w:pPr>
              <w:spacing w:before="120" w:after="120"/>
              <w:jc w:val="left"/>
            </w:pPr>
            <w:r>
              <w:rPr>
                <w:b/>
                <w:bCs/>
              </w:rPr>
              <w:t>Dimension of farm performance.</w:t>
            </w:r>
            <w:r>
              <w:t xml:space="preserve"> An aspect of farm performance, such as productivity, profitability or soil health, that groups several related outcomes.</w:t>
            </w:r>
          </w:p>
          <w:p w14:paraId="4B2A23C6" w14:textId="77777777" w:rsidR="009B3675" w:rsidRPr="00C01E0A" w:rsidRDefault="009B3675" w:rsidP="001450D8">
            <w:pPr>
              <w:spacing w:before="120" w:after="120"/>
              <w:jc w:val="left"/>
            </w:pPr>
            <w:r>
              <w:rPr>
                <w:b/>
                <w:bCs/>
              </w:rPr>
              <w:t xml:space="preserve">Positive, neutral and negative effect. </w:t>
            </w:r>
            <w:r>
              <w:t>A practice has a positive effect when it improved the outcome in at least 65% of comparisons, a negative effect when it did so in 35% or fewer, and a neutral effect in between, meaning that the results were mixed or showed no clear change.</w:t>
            </w:r>
          </w:p>
          <w:p w14:paraId="2AAB44F0" w14:textId="77777777" w:rsidR="009B3675" w:rsidRPr="00C01E0A" w:rsidRDefault="009B3675" w:rsidP="001450D8">
            <w:pPr>
              <w:spacing w:before="120" w:after="120"/>
              <w:jc w:val="left"/>
            </w:pPr>
            <w:r>
              <w:rPr>
                <w:b/>
                <w:bCs/>
              </w:rPr>
              <w:t>Strong and limited evidence.</w:t>
            </w:r>
            <w:r>
              <w:t xml:space="preserve"> Evidence is strong when a result is based on at least 50 comparisons from at least three studies, and limited otherwise.</w:t>
            </w:r>
          </w:p>
          <w:p w14:paraId="07807525" w14:textId="77777777" w:rsidR="009B3675" w:rsidRPr="00C01E0A" w:rsidRDefault="009B3675" w:rsidP="001450D8">
            <w:pPr>
              <w:spacing w:before="120" w:after="120"/>
              <w:jc w:val="left"/>
            </w:pPr>
            <w:r>
              <w:rPr>
                <w:b/>
                <w:bCs/>
              </w:rPr>
              <w:t>High-priority areas.</w:t>
            </w:r>
            <w:r>
              <w:t xml:space="preserve"> The areas where the conditions behind a scenario’s problem are most severe, as identified in the scenario maps.</w:t>
            </w:r>
          </w:p>
          <w:p w14:paraId="2CC6301B" w14:textId="77777777" w:rsidR="009B3675" w:rsidRDefault="009B3675" w:rsidP="001450D8">
            <w:pPr>
              <w:spacing w:before="120" w:after="120"/>
              <w:jc w:val="left"/>
            </w:pPr>
            <w:r>
              <w:rPr>
                <w:b/>
                <w:bCs/>
              </w:rPr>
              <w:t>Agroecological zone.</w:t>
            </w:r>
            <w:r>
              <w:t xml:space="preserve"> An area with similar climate, soils and terrain, and therefore similar conditions for growing crops (GAEZ v4).</w:t>
            </w:r>
          </w:p>
          <w:p w14:paraId="1509EB86" w14:textId="5AB64ADF" w:rsidR="007975BD" w:rsidRPr="00C01E0A" w:rsidRDefault="007975BD" w:rsidP="001450D8">
            <w:pPr>
              <w:spacing w:before="120" w:after="120"/>
              <w:jc w:val="left"/>
              <w:rPr>
                <w:b/>
                <w:bCs/>
              </w:rPr>
            </w:pPr>
            <w:r>
              <w:rPr>
                <w:b/>
                <w:bCs/>
              </w:rPr>
              <w:t xml:space="preserve">Main agroecological zone. </w:t>
            </w:r>
            <w:r>
              <w:t>An agroecological zone that covers at least 10% of the high-priority areas of a scenario. Evidence for a scenario is considered representative when it includes studies in each of its main zones.</w:t>
            </w:r>
          </w:p>
        </w:tc>
      </w:tr>
    </w:tbl>
    <w:p w14:paraId="56469038" w14:textId="68EA9875" w:rsidR="004E70BC" w:rsidRPr="00C01E0A" w:rsidRDefault="004E70BC" w:rsidP="00732DB7">
      <w:pPr>
        <w:jc w:val="left"/>
        <w:rPr>
          <w:rFonts w:asciiTheme="majorHAnsi" w:eastAsiaTheme="majorEastAsia" w:hAnsiTheme="majorHAnsi" w:cstheme="majorBidi"/>
          <w:color w:val="0F4761" w:themeColor="accent1" w:themeShade="BF"/>
          <w:sz w:val="32"/>
          <w:szCs w:val="32"/>
        </w:rPr>
      </w:pPr>
      <w:r>
        <w:br w:type="page"/>
      </w:r>
    </w:p>
    <w:p w14:paraId="72232820" w14:textId="27F75362" w:rsidR="008A3C85" w:rsidRPr="00C01E0A" w:rsidRDefault="00650EB0" w:rsidP="00650EB0">
      <w:pPr>
        <w:pStyle w:val="Heading2"/>
      </w:pPr>
      <w:commentRangeStart w:id="6"/>
      <w:r>
        <w:lastRenderedPageBreak/>
        <w:t>2. Methodology</w:t>
      </w:r>
      <w:commentRangeEnd w:id="6"/>
      <w:r w:rsidRPr="00C01E0A">
        <w:rPr>
          <w:rStyle w:val="CommentReference"/>
          <w:sz w:val="32"/>
          <w:szCs w:val="32"/>
        </w:rPr>
        <w:commentReference w:id="6"/>
      </w:r>
    </w:p>
    <w:p w14:paraId="0C73EBCC" w14:textId="0B4F43BE" w:rsidR="00D742D3" w:rsidRPr="00C01E0A" w:rsidRDefault="001C38C7" w:rsidP="00650EB0">
      <w:pPr>
        <w:pStyle w:val="Heading3"/>
      </w:pPr>
      <w:r>
        <w:t>2.1 Building the evidence base</w:t>
      </w:r>
    </w:p>
    <w:p w14:paraId="722D07C5" w14:textId="04079FCA" w:rsidR="00734741" w:rsidRPr="00C01E0A" w:rsidRDefault="00106BCC" w:rsidP="0084781C">
      <w:r>
        <w:t>This analysis draws on the Agroecology Evidence Hub, a database developed by the Alliance of Bioversity International and CIAT under the CGIAR Multifunctional Landscapes (MFL) Science Program. The Hub was not designed specifically for this project, but its data are well suited to identify which agroecological and regenerative agricultural (AE/RA) practices could improve the production of nutritious and diverse foods for school meals in the project countries, and with what benefits and trade-offs. It brings together results from field experiments that compare AE/RA practices with conventional practices across agronomic, economic, environmental and social outcomes, which earlier global reviews had already extracted from the scientific literature.</w:t>
      </w:r>
    </w:p>
    <w:p w14:paraId="2D32D039" w14:textId="4927E871" w:rsidR="001830ED" w:rsidRPr="00C01E0A" w:rsidRDefault="00891311" w:rsidP="0084781C">
      <w:r>
        <w:t xml:space="preserve">The current version of the Hub combines four global datasets </w:t>
      </w:r>
      <w:r>
        <w:fldChar w:fldCharType="begin"/>
      </w:r>
      <w:r>
        <w:instrText xml:space="preserve"> ADDIN ZOTERO_ITEM CSL_CITATION {"citationID":"KUmWENfg","properties":{"unsorted":false,"formattedCitation":"(Jones et al. 2021; S\\uc0\\u225{}nchez et al. 2022; Paut et al. 2024; Rosenstock et al. 2024)","plainCitation":"(Jones et al. 2021; Sánchez et al. 2022; Paut et al. 2024; Rosenstock et al. 2024)","noteIndex":0},"citationItems":[{"id":6566,"uris":["http://zotero.org/groups/5360230/items/897DRKZ9"],"itemData":{"id":6566,"type":"article-journal","abstract":"With the Convention on Biological Diversity conference (COP15), United Nations Climate Change Conference (COP26), and United Nations Food Systems Summit, 2021 is a pivotal year for transitioning towards sustainable food systems. Diversified farming systems are key to more sustainable food production. Here we present a global dataset documenting outcomes of diversified farming practices for biodiversity and yields compiled following best standards for systematic review of primary studies and specifically designed for use in meta-analysis. The dataset includes 4076 comparisons of biodiversity outcomes and 1214 of yield in diversified farming systems compared to one of two reference systems. It contains evidence from 48 countries of effects on species from 33 taxonomic orders (spanning insects, plants, birds, mammals, eukaryotes, annelids, fungi, and bacteria) of diversified farming systems producing annual or perennial crops across 12 commodity groups. The dataset presented provides a resource for researchers and practitioners to easily access information on where diversified farming systems effectively contribute to biodiversity and food production outcomes.","citation-key":"jonesGlobalDatabaseDiversified2021","container-title":"Scientific Data","DOI":"10.1038/s41597-021-01000-y","ISSN":"2052-4463","issue":"1","journalAbbreviation":"Sci Data","language":"en","license":"2021 The Author(s)","note":"number: 1","page":"212","publisher":"Nature Publishing Group","source":"www.nature.com","title":"A global database of diversified farming effects on biodiversity and yield","volume":"8","author":[{"family":"Jones","given":"Sarah K."},{"family":"Sánchez","given":"Andrea C."},{"family":"Juventia","given":"Stella D."},{"family":"Estrada-Carmona","given":"Natalia"}],"issued":{"date-parts":[["2021",8,10]]}}},{"id":39136,"uris":["http://zotero.org/groups/6465153/items/DSD69INM"],"itemData":{"id":39136,"type":"article-journal","abstract":"Diversified farming systems are promoted as a pathway to more sustainable agricultural production. Yet wide­ scale adoption may be slow because of uncertainty about the viability of farmer livelihoods on diversified farms and entrenched perceptions that monocultures are key to making farming profitable. Here, a global meta-analysis of 3192 effect sizes from 119 peer-reviewed articles provides evidence that diversified farming systems are at least as profitable as simplified farming systems. Our study showed that, on average, total costs, gross income and profits (net income, or gross margin) were higher in diversified systems relative to simplified ones, while the benefit-cost ratio was equivalent. These results held in developed and developing countries and across geographic regions. From a subset of 43 articles reporting labour inputs, we found that labour costs increased in diversified farming systems, but so did gross incomes leading to farm profits equivalent to those in simplified systems and dispelling myths that higher labour requirements undermine the viability of diversification. Our global meta-analysis provides compelling evidence that diversified farming systems are not only viable but actually economically preferable to simplified systems in the wide range of contexts represented in this study. Policies, markets, investments, and value chains need to align with this evidence and promote diversified farming systems for the benefit of farmers and rural economies.","archive":"BMD","citation-key":"sanchezFinancialProfitabilityDiversified2022","container-title":"Ecological Economics","DOI":"10.1016/j.ecolecon.2022.107595","ISSN":"09218009","journalAbbreviation":"Ecological Economics","language":"en","license":"All rights reserved","note":"MA_Sanch_22_Finan_Ec","page":"107595","source":"DOI.org (Crossref)","title":"Financial profitability of diversified farming systems: A global meta-analysis","title-short":"Financial profitability of diversified farming systems","volume":"201","author":[{"family":"Sánchez","given":"Andrea C."},{"family":"Kamau","given":"Hannah N."},{"family":"Grazioli","given":"Francesca"},{"family":"Jones","given":"Sarah K."}],"issued":{"date-parts":[["2022",11]]}}},{"id":39150,"uris":["http://zotero.org/groups/6465153/items/IIKLDEYV"],"itemData":{"id":39150,"type":"article-journal","abstract":"Abstract\n            Intercropping and agroforestry systems have been increasingly well studied and documented. Yet, so far, no dataset has provided a systematic synthesis of existing data on intercropping experiments in the specific field of horticulture. A systematic literature search was carried using search terms and applied to Web of Science. The resulting dataset includes data from field experiments published in 191 articles covering experiments worldwide, between 1982 and 2022. The selected experiments cover five continents and involved 118 different crop species. Through manual extraction of information from publications, the dataset includes (i) general information on the articles; (ii) experimental site soil and climate conditions; (iii) descriptions of intercropping designs; (iv) crop management practices; (v) measurements of sole crop and intercrop yields and (v) Land Equivalent Ratios. The dataset is arranged in an easily reusable spreadsheet with columns as variables (n = 45) and rows as treatment (n = 1544). The dataset is freely reusable and updateable. We expect that it will provide valuable information for statistical analysis, modeling and innovative farming system design based on intercropping.","archive":"FOMD","citation-key":"pautGlobalDatasetExperimental2024","container-title":"Scientific Data","DOI":"10.1038/s41597-023-02831-7","ISSN":"2052-4463","issue":"1","journalAbbreviation":"Sci Data","language":"en","note":"MD_Paut,_24_A glo_Sc","page":"5","source":"DOI.org (Crossref)","title":"A global dataset of experimental intercropping and agroforestry studies in horticulture","volume":"11","author":[{"family":"Paut","given":"Raphaël"},{"family":"Garreau","given":"Léa"},{"family":"Ollivier","given":"Guillaume"},{"family":"Sabatier","given":"Rodolphe"},{"family":"Tchamitchian","given":"Marc"}],"issued":{"date-parts":[["2024",1,2]]}}},{"id":39152,"uris":["http://zotero.org/groups/6465153/items/US2CU7RS"],"itemData":{"id":39152,"type":"article-journal","archive":"FOMD","citation-key":"rosenstockEffectsChangingFarming2024","container-title":"Scientific Data","DOI":"10.1038/s41597-024-03805-z","ISSN":"2052-4463","issue":"1","journalAbbreviation":"Sci Data","language":"en","note":"MD_Rosen_24_Effec_Sc","page":"958","source":"DOI.org (Crossref)","title":"Effects of changing farming practices in African agriculture","volume":"11","author":[{"family":"Rosenstock","given":"Todd S."},{"family":"Steward","given":"Peter"},{"family":"Joshi","given":"Namita"},{"family":"Lamanna","given":"Christine"},{"family":"Namoi","given":"Nictor"},{"family":"Muller","given":"Lolita"},{"family":"Akinleye","given":"Akinwale O."},{"family":"Atieno","given":"Erica"},{"family":"Bell","given":"Patrick"},{"family":"Champalle","given":"Clara"},{"family":"English","given":"William"},{"family":"Eyrich","given":"Anna-Sarah"},{"family":"Gitau","given":"Angela"},{"family":"Kagwiria","given":"Dorcas"},{"family":"Kamau","given":"Hannah"},{"family":"Madalinska","given":"Anna"},{"family":"Manda","given":"Lucas"},{"family":"McFatridge","given":"Scott"},{"family":"Mumo","given":"Elijah"},{"family":"Nduah","given":"Alex"},{"family":"Ombewa","given":"Babra"},{"family":"Poultouchidou","given":"Anatoli"},{"family":"Rioux","given":"Janie"},{"family":"Richards","given":"Meryl"},{"family":"Shuck","given":"Julia"},{"family":"Ström","given":"Helena"},{"family":"Tully","given":"Katherine"}],"issued":{"date-parts":[["2024",9,3]]}}}],"schema":"https://github.com/citation-style-language/schema/raw/master/csl-citation.json"} </w:instrText>
      </w:r>
      <w:r>
        <w:fldChar w:fldCharType="separate"/>
      </w:r>
      <w:r>
        <w:t>(Jones et al. 2021; Sánchez et al. 2022; Paut et al. 2024; Rosenstock et al. 2024)</w:t>
      </w:r>
      <w:r>
        <w:fldChar w:fldCharType="end"/>
      </w:r>
      <w:r>
        <w:t xml:space="preserve"> and harmonises them into a common dataset structure. These datasets were chosen because members of the team were involved in developing them, which ensured a good understanding of how the data were collected and harmonised. The Hub will be extended with further datasets in the near future, so the evidence for each country can be updated as new studies are added.</w:t>
      </w:r>
    </w:p>
    <w:p w14:paraId="1061C0B5" w14:textId="0A41BF37" w:rsidR="00D41C55" w:rsidRPr="00C01E0A" w:rsidRDefault="00F139FA" w:rsidP="00D41C55">
      <w:pPr>
        <w:rPr>
          <w:color w:val="EE0000"/>
        </w:rPr>
      </w:pPr>
      <w:r>
        <w:t xml:space="preserve">From these datasets, we selected the comparisons from studies conducted in any of the nine project countries that compared an AE/RA practice with a conventional practice on a crop relevant to school meals, and that reported the location of the study site. The evidence base comprised </w:t>
      </w:r>
      <w:r>
        <w:rPr>
          <w:highlight w:val="yellow"/>
        </w:rPr>
        <w:t>[n]</w:t>
      </w:r>
      <w:r>
        <w:t xml:space="preserve"> comparisons from </w:t>
      </w:r>
      <w:r>
        <w:rPr>
          <w:highlight w:val="yellow"/>
        </w:rPr>
        <w:t>[n]</w:t>
      </w:r>
      <w:r>
        <w:t xml:space="preserve"> studies (</w:t>
      </w:r>
      <w:r>
        <w:rPr>
          <w:highlight w:val="cyan"/>
        </w:rPr>
        <w:t>Figure S1</w:t>
      </w:r>
      <w:r>
        <w:t xml:space="preserve">), covering eight of the nine project countries, with no study from Angola. A single study can contribute several comparisons when it reports several outcomes, compares several treatments against a common control, or measures the same contrast across sites, years, crops or soil depths. The evidence includes </w:t>
      </w:r>
      <w:r>
        <w:rPr>
          <w:highlight w:val="yellow"/>
        </w:rPr>
        <w:t>[n]</w:t>
      </w:r>
      <w:r>
        <w:t xml:space="preserve"> AE/RA practices from </w:t>
      </w:r>
      <w:r>
        <w:rPr>
          <w:highlight w:val="yellow"/>
        </w:rPr>
        <w:t>[n]</w:t>
      </w:r>
      <w:r>
        <w:t xml:space="preserve"> management domains (</w:t>
      </w:r>
      <w:r>
        <w:rPr>
          <w:highlight w:val="cyan"/>
        </w:rPr>
        <w:t>Table S1</w:t>
      </w:r>
      <w:r>
        <w:t xml:space="preserve">), </w:t>
      </w:r>
      <w:r>
        <w:rPr>
          <w:highlight w:val="yellow"/>
        </w:rPr>
        <w:t>[n]</w:t>
      </w:r>
      <w:r>
        <w:t xml:space="preserve"> crops from </w:t>
      </w:r>
      <w:r>
        <w:rPr>
          <w:highlight w:val="yellow"/>
        </w:rPr>
        <w:t>[n]</w:t>
      </w:r>
      <w:r>
        <w:t xml:space="preserve"> food groups (</w:t>
      </w:r>
      <w:r>
        <w:rPr>
          <w:highlight w:val="cyan"/>
        </w:rPr>
        <w:t>Table S2</w:t>
      </w:r>
      <w:r>
        <w:t xml:space="preserve">), and </w:t>
      </w:r>
      <w:r>
        <w:rPr>
          <w:highlight w:val="yellow"/>
        </w:rPr>
        <w:t>[n]</w:t>
      </w:r>
      <w:r>
        <w:t xml:space="preserve"> outcome indicators grouped into </w:t>
      </w:r>
      <w:r>
        <w:rPr>
          <w:color w:val="EE0000"/>
          <w:highlight w:val="yellow"/>
        </w:rPr>
        <w:t>eight</w:t>
      </w:r>
      <w:r>
        <w:rPr>
          <w:color w:val="EE0000"/>
        </w:rPr>
        <w:t xml:space="preserve"> </w:t>
      </w:r>
      <w:r>
        <w:t>dimensions of farm performance (</w:t>
      </w:r>
      <w:r>
        <w:rPr>
          <w:highlight w:val="cyan"/>
        </w:rPr>
        <w:t>Table S3</w:t>
      </w:r>
      <w:r>
        <w:t xml:space="preserve">). </w:t>
      </w:r>
    </w:p>
    <w:p w14:paraId="5546A72B" w14:textId="7545638E" w:rsidR="00277E9C" w:rsidRPr="00C01E0A" w:rsidRDefault="00235935" w:rsidP="002B4941">
      <w:pPr>
        <w:pStyle w:val="Heading3"/>
      </w:pPr>
      <w:r>
        <w:t>2.2 Identifying priority areas for nutritious and sustainable food systems</w:t>
      </w:r>
    </w:p>
    <w:p w14:paraId="37757F4F" w14:textId="77777777" w:rsidR="005C610F" w:rsidRDefault="006B6D12">
      <w:pPr>
        <w:rPr>
          <w:ins w:id="7" w:author="Trinidad del Río-Mena" w:date="2026-10-26T19:00:00Z"/>
        </w:rPr>
      </w:pPr>
      <w:ins w:id="8" w:author="Trinidad del Río-Mena" w:date="2026-10-26T19:00:00Z">
        <w:r>
          <w:t>The priority areas come from the spatial analysis carried out within the project, which has two parts: a food-gap baseline and a set of scenarios (del Río-Mena 2026).</w:t>
        </w:r>
      </w:ins>
    </w:p>
    <w:p w14:paraId="31A1DB2F" w14:textId="77777777" w:rsidR="005C610F" w:rsidRDefault="006B6D12">
      <w:pPr>
        <w:rPr>
          <w:ins w:id="9" w:author="Trinidad del Río-Mena" w:date="2026-10-26T19:00:00Z"/>
        </w:rPr>
      </w:pPr>
      <w:ins w:id="10" w:author="Trinidad del Río-Mena" w:date="2026-10-26T19:00:00Z">
        <w:r>
          <w:rPr>
            <w:b/>
            <w:bCs/>
          </w:rPr>
          <w:t xml:space="preserve">Food-gap baseline. </w:t>
        </w:r>
        <w:r>
          <w:t xml:space="preserve">For seven food groups (cereals, roots and tubers, pulses, vegetables, fruits, nuts and seeds, and oils), the analysis compares local production (from SPAM, FAOSTAT and CROPGRIDS), after losses, animal feed and non-food uses, with what the population needs for a healthy diet, based on the EAT-Lancet reference diet adjusted for age and agroecological zone (Willett et al. 2019). It covers 775 subnational areas across the nine countries, the smallest units with production data in each country, such as counties </w:t>
        </w:r>
        <w:r>
          <w:t>in Kenya and zones in Ethiopia. An area is short of a food group when it produces less than 95% of what its population needs, and in surplus when it produces more than 105%. The analysis does not count trade, animal-source foods or most home gardens, so a gap means that local production is short, not that people go without.</w:t>
        </w:r>
      </w:ins>
    </w:p>
    <w:p w14:paraId="2962599D" w14:textId="77777777" w:rsidR="005C610F" w:rsidRDefault="006B6D12">
      <w:pPr>
        <w:rPr>
          <w:ins w:id="11" w:author="Trinidad del Río-Mena" w:date="2026-10-26T19:00:00Z"/>
        </w:rPr>
      </w:pPr>
      <w:ins w:id="12" w:author="Trinidad del Río-Mena" w:date="2026-10-26T19:00:00Z">
        <w:r>
          <w:t>The largest gaps are in protective foods: 87% of the areas are short of vegetables and 76% of pulses, against 25% for roots and tubers and 55% for cereals. A surplus of staples does not guarantee a diverse supply: 177 of the 330 areas with a cereal surplus are short of both pulses and vegetables, and in several countries staple surpluses sit next to high child stunting.</w:t>
        </w:r>
      </w:ins>
    </w:p>
    <w:p w14:paraId="18F92C19" w14:textId="6CAE1DB8" w:rsidR="00E7079A" w:rsidRPr="00C01E0A" w:rsidRDefault="00784FD7" w:rsidP="00F12D8C">
      <w:ins w:id="13" w:author="Trinidad del Río-Mena" w:date="2026-10-26T19:00:00Z">
        <w:r>
          <w:rPr>
            <w:b/>
            <w:bCs/>
          </w:rPr>
          <w:t xml:space="preserve">Scenarios. </w:t>
        </w:r>
      </w:ins>
      <w:r>
        <w:t xml:space="preserve">Within the project, scenarios were developed for each project country to map where nutritional gaps and food-system problems occur </w:t>
      </w:r>
      <w:ins w:id="14" w:author="Trinidad del Río-Mena" w:date="2026-10-26T19:00:00Z">
        <w:r>
          <w:t>(Table 1)</w:t>
        </w:r>
      </w:ins>
      <w:r>
        <w:t>. Each scenario groups areas that share a common problem, for example declining maize yields on degraded soils or lack of plant-based foods in arid areas, and proposes AE/RA practices to address it. To locate these areas, each scenario mapped a set of biophysical, agronomic, nutritional and socio-economic conditions that signal the problem, and ranked areas from high to low priority according to how many of these conditions they met, or to the share of priority cropland that they contained. For this analysis, we focused on high-priority areas, meaning the two highest priority levels.</w:t>
      </w:r>
    </w:p>
    <w:p w14:paraId="3D14B713" w14:textId="77777777" w:rsidR="005C610F" w:rsidRDefault="006B6D12">
      <w:pPr>
        <w:rPr>
          <w:ins w:id="15" w:author="Trinidad del Río-Mena" w:date="2026-10-26T19:00:00Z"/>
        </w:rPr>
      </w:pPr>
      <w:ins w:id="16" w:author="Trinidad del Río-Mena" w:date="2026-10-26T19:00:00Z">
        <w:r>
          <w:lastRenderedPageBreak/>
          <w:t>The analysis runs at three levels. Five regional scenarios cover all nine countries on a common 10 km grid, for example where staple surpluses overlap with child stunting and poverty, pointing to local procurement for school meals; they are not used in this report. The three deep-dive countries, Zambia, Kenya and Ethiopia, have three or four scenarios each, built from national data at 5 km and refined with a 10 m map of active cropland, and the six baseline countries have one each (Table 1). Each scenario p</w:t>
        </w:r>
        <w:r>
          <w:t>airs a problem with an AE/RA practice already used in the country.</w:t>
        </w:r>
      </w:ins>
    </w:p>
    <w:p w14:paraId="5EC021FA" w14:textId="77777777" w:rsidR="005C610F" w:rsidRDefault="006B6D12">
      <w:pPr>
        <w:rPr>
          <w:ins w:id="17" w:author="Trinidad del Río-Mena" w:date="2026-10-26T19:00:00Z"/>
        </w:rPr>
      </w:pPr>
      <w:ins w:id="18" w:author="Trinidad del Río-Mena" w:date="2026-10-26T19:00:00Z">
        <w:r>
          <w:t>Areas are scored by how many of the scenario’s criteria they meet. In the deep dives, Core Priority areas meet all of them; in the baseline countries, at least three of four (two of three in Rwanda). Some scenarios first restrict the analysis to the areas where the practice applies, such as Kenya’s arid and semi-arid counties. Where the 10 m cropland map converts priority areas into hectares, the figures are a conservative floor, because satellites miss many small fields.</w:t>
        </w:r>
      </w:ins>
    </w:p>
    <w:p w14:paraId="0BE45801" w14:textId="77777777" w:rsidR="005C610F" w:rsidRDefault="006B6D12">
      <w:pPr>
        <w:rPr>
          <w:ins w:id="19" w:author="Trinidad del Río-Mena" w:date="2026-10-26T19:00:00Z"/>
        </w:rPr>
      </w:pPr>
      <w:ins w:id="20" w:author="Trinidad del Río-Mena" w:date="2026-10-26T19:00:00Z">
        <w:r>
          <w:t>The Kenya scenarios were reviewed with national partners in October 2026, and context layers were then added on soils, poverty, travel time to towns and the schooling of young women and men. These layers do not change which areas are flagged, but they shape the response proposed for each area, for example organic matter before lime on Kenya’s acidic cropland, or salt-tolerant crops in contained beds where soils are saline.</w:t>
        </w:r>
      </w:ins>
    </w:p>
    <w:p w14:paraId="5210CC38" w14:textId="77777777" w:rsidR="005C610F" w:rsidRDefault="006B6D12">
      <w:pPr>
        <w:rPr>
          <w:ins w:id="21" w:author="Trinidad del Río-Mena" w:date="2026-10-26T19:00:00Z"/>
        </w:rPr>
      </w:pPr>
      <w:ins w:id="22" w:author="Trinidad del Río-Mena" w:date="2026-10-26T19:00:00Z">
        <w:r>
          <w:t>The scenario maps are a targeting tool rather than a measure of need. An area that is not highlighted may still face food and nutrition problems, but of a different kind that calls for a different response. The maps also rely on datasets harmonised across countries, some of which lag behind recent changes, so the priority areas should be checked against local data and knowledge.</w:t>
        </w:r>
      </w:ins>
    </w:p>
    <w:p w14:paraId="69776079" w14:textId="77777777" w:rsidR="005C610F" w:rsidRDefault="006B6D12">
      <w:pPr>
        <w:pStyle w:val="Tables"/>
      </w:pPr>
      <w:r>
        <w:t>TABLE 1. Scenarios developed within the project to identify high-priority areas for nutritious and sustainable food systems, by country (del Río-Mena 2026).</w:t>
      </w:r>
    </w:p>
    <w:tbl>
      <w:tblPr>
        <w:tblStyle w:val="ListTable3-Accent1"/>
        <w:tblW w:w="10762" w:type="dxa"/>
        <w:tblBorders>
          <w:insideH w:val="single" w:sz="4" w:space="0" w:color="156082" w:themeColor="accent1"/>
        </w:tblBorders>
        <w:tblLook w:val="04A0" w:firstRow="1" w:lastRow="0" w:firstColumn="1" w:lastColumn="0" w:noHBand="0" w:noVBand="1"/>
      </w:tblPr>
      <w:tblGrid>
        <w:gridCol w:w="1400"/>
        <w:gridCol w:w="2700"/>
        <w:gridCol w:w="3400"/>
        <w:gridCol w:w="3262"/>
      </w:tblGrid>
      <w:tr w:rsidR="005C610F" w14:paraId="2394EAA9" w14:textId="77777777" w:rsidTr="005C610F">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400" w:type="dxa"/>
          </w:tcPr>
          <w:p w14:paraId="23BD03E2" w14:textId="77777777" w:rsidR="005C610F" w:rsidRDefault="006B6D12">
            <w:pPr>
              <w:spacing w:before="60" w:after="60"/>
              <w:jc w:val="left"/>
              <w:rPr>
                <w:sz w:val="18"/>
                <w:szCs w:val="18"/>
              </w:rPr>
            </w:pPr>
            <w:r>
              <w:rPr>
                <w:sz w:val="18"/>
                <w:szCs w:val="18"/>
              </w:rPr>
              <w:t>Country</w:t>
            </w:r>
          </w:p>
        </w:tc>
        <w:tc>
          <w:tcPr>
            <w:tcW w:w="2700" w:type="dxa"/>
          </w:tcPr>
          <w:p w14:paraId="254ACD98" w14:textId="77777777" w:rsidR="005C610F" w:rsidRDefault="006B6D12">
            <w:pPr>
              <w:spacing w:before="60" w:after="6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Scenario</w:t>
            </w:r>
          </w:p>
        </w:tc>
        <w:tc>
          <w:tcPr>
            <w:tcW w:w="3400" w:type="dxa"/>
          </w:tcPr>
          <w:p w14:paraId="41BE078D" w14:textId="77777777" w:rsidR="005C610F" w:rsidRDefault="006B6D12">
            <w:pPr>
              <w:spacing w:before="60" w:after="6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Main problem</w:t>
            </w:r>
          </w:p>
        </w:tc>
        <w:tc>
          <w:tcPr>
            <w:tcW w:w="3262" w:type="dxa"/>
          </w:tcPr>
          <w:p w14:paraId="32348311" w14:textId="77777777" w:rsidR="005C610F" w:rsidRPr="00E25949" w:rsidRDefault="006B6D12">
            <w:pPr>
              <w:spacing w:before="60" w:after="60"/>
              <w:jc w:val="left"/>
              <w:cnfStyle w:val="100000000000" w:firstRow="1" w:lastRow="0" w:firstColumn="0" w:lastColumn="0" w:oddVBand="0" w:evenVBand="0" w:oddHBand="0" w:evenHBand="0" w:firstRowFirstColumn="0" w:firstRowLastColumn="0" w:lastRowFirstColumn="0" w:lastRowLastColumn="0"/>
              <w:rPr>
                <w:color w:val="EE0000"/>
                <w:sz w:val="18"/>
                <w:szCs w:val="18"/>
                <w:highlight w:val="yellow"/>
              </w:rPr>
            </w:pPr>
            <w:r w:rsidRPr="00E25949">
              <w:rPr>
                <w:color w:val="EE0000"/>
                <w:sz w:val="18"/>
                <w:szCs w:val="18"/>
                <w:highlight w:val="yellow"/>
              </w:rPr>
              <w:t>AE/RA practice proposed</w:t>
            </w:r>
          </w:p>
        </w:tc>
      </w:tr>
      <w:tr w:rsidR="00E25949" w14:paraId="6AF319A1" w14:textId="77777777" w:rsidTr="005C61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Merge w:val="restart"/>
          </w:tcPr>
          <w:p w14:paraId="22FB13D0" w14:textId="77777777" w:rsidR="00E25949" w:rsidRDefault="00E25949">
            <w:pPr>
              <w:spacing w:before="60" w:after="60"/>
              <w:jc w:val="left"/>
              <w:rPr>
                <w:sz w:val="18"/>
                <w:szCs w:val="18"/>
              </w:rPr>
            </w:pPr>
            <w:r>
              <w:rPr>
                <w:sz w:val="18"/>
                <w:szCs w:val="18"/>
              </w:rPr>
              <w:t>Zambia</w:t>
            </w:r>
          </w:p>
        </w:tc>
        <w:tc>
          <w:tcPr>
            <w:tcW w:w="2700" w:type="dxa"/>
          </w:tcPr>
          <w:p w14:paraId="1533D1CE" w14:textId="77777777" w:rsid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1A: Input programme diversification</w:t>
            </w:r>
          </w:p>
        </w:tc>
        <w:tc>
          <w:tcPr>
            <w:tcW w:w="3400" w:type="dxa"/>
          </w:tcPr>
          <w:p w14:paraId="00048B01" w14:textId="77777777" w:rsid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Fertilizer subsidies for maize acidify soils where child stunting, maternal anaemia and seasonal hunger persist</w:t>
            </w:r>
          </w:p>
        </w:tc>
        <w:tc>
          <w:tcPr>
            <w:tcW w:w="3262" w:type="dxa"/>
          </w:tcPr>
          <w:p w14:paraId="49555D8F" w14:textId="77777777" w:rsidR="00E25949" w:rsidRP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color w:val="EE0000"/>
                <w:sz w:val="18"/>
                <w:szCs w:val="18"/>
                <w:highlight w:val="yellow"/>
              </w:rPr>
            </w:pPr>
            <w:r w:rsidRPr="00E25949">
              <w:rPr>
                <w:color w:val="EE0000"/>
                <w:sz w:val="18"/>
                <w:szCs w:val="18"/>
                <w:highlight w:val="yellow"/>
              </w:rPr>
              <w:t>Acid-tolerant legumes (groundnut, cowpea) and Faidherbia albida intercropped in maize, supplied through the input programme</w:t>
            </w:r>
          </w:p>
        </w:tc>
      </w:tr>
      <w:tr w:rsidR="00E25949" w14:paraId="40ADA271" w14:textId="77777777" w:rsidTr="005C610F">
        <w:trPr>
          <w:cantSplit/>
        </w:trPr>
        <w:tc>
          <w:tcPr>
            <w:cnfStyle w:val="001000000000" w:firstRow="0" w:lastRow="0" w:firstColumn="1" w:lastColumn="0" w:oddVBand="0" w:evenVBand="0" w:oddHBand="0" w:evenHBand="0" w:firstRowFirstColumn="0" w:firstRowLastColumn="0" w:lastRowFirstColumn="0" w:lastRowLastColumn="0"/>
            <w:tcW w:w="1400" w:type="dxa"/>
            <w:vMerge/>
          </w:tcPr>
          <w:p w14:paraId="0B2B25A9" w14:textId="77777777" w:rsidR="00E25949" w:rsidRDefault="00E25949">
            <w:pPr>
              <w:spacing w:before="60" w:after="60"/>
              <w:jc w:val="left"/>
              <w:rPr>
                <w:sz w:val="18"/>
                <w:szCs w:val="18"/>
              </w:rPr>
            </w:pPr>
          </w:p>
        </w:tc>
        <w:tc>
          <w:tcPr>
            <w:tcW w:w="2700" w:type="dxa"/>
          </w:tcPr>
          <w:p w14:paraId="115074BA" w14:textId="77777777" w:rsidR="00E25949" w:rsidRDefault="00E25949">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1B: Northern cassava belt</w:t>
            </w:r>
          </w:p>
        </w:tc>
        <w:tc>
          <w:tcPr>
            <w:tcW w:w="3400" w:type="dxa"/>
          </w:tcPr>
          <w:p w14:paraId="569ABD1D" w14:textId="77777777" w:rsidR="00E25949" w:rsidRDefault="00E25949">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Acidic soils support a cassava surplus that supplies calories but little protein</w:t>
            </w:r>
          </w:p>
        </w:tc>
        <w:tc>
          <w:tcPr>
            <w:tcW w:w="3262" w:type="dxa"/>
          </w:tcPr>
          <w:p w14:paraId="0955EE8F" w14:textId="77777777" w:rsidR="00E25949" w:rsidRPr="00E25949" w:rsidRDefault="00E25949">
            <w:pPr>
              <w:spacing w:before="60" w:after="60"/>
              <w:jc w:val="left"/>
              <w:cnfStyle w:val="000000000000" w:firstRow="0" w:lastRow="0" w:firstColumn="0" w:lastColumn="0" w:oddVBand="0" w:evenVBand="0" w:oddHBand="0" w:evenHBand="0" w:firstRowFirstColumn="0" w:firstRowLastColumn="0" w:lastRowFirstColumn="0" w:lastRowLastColumn="0"/>
              <w:rPr>
                <w:color w:val="EE0000"/>
                <w:sz w:val="18"/>
                <w:szCs w:val="18"/>
                <w:highlight w:val="yellow"/>
              </w:rPr>
            </w:pPr>
            <w:r w:rsidRPr="00E25949">
              <w:rPr>
                <w:color w:val="EE0000"/>
                <w:sz w:val="18"/>
                <w:szCs w:val="18"/>
                <w:highlight w:val="yellow"/>
              </w:rPr>
              <w:t>Acid-tolerant legumes (Bambara groundnut, cowpea, pigeon pea) intercropped with cassava</w:t>
            </w:r>
          </w:p>
        </w:tc>
      </w:tr>
      <w:tr w:rsidR="00E25949" w14:paraId="65139C29" w14:textId="77777777" w:rsidTr="005C61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Merge/>
          </w:tcPr>
          <w:p w14:paraId="603D8F42" w14:textId="77777777" w:rsidR="00E25949" w:rsidRDefault="00E25949">
            <w:pPr>
              <w:spacing w:before="60" w:after="60"/>
              <w:jc w:val="left"/>
              <w:rPr>
                <w:sz w:val="18"/>
                <w:szCs w:val="18"/>
              </w:rPr>
            </w:pPr>
          </w:p>
        </w:tc>
        <w:tc>
          <w:tcPr>
            <w:tcW w:w="2700" w:type="dxa"/>
          </w:tcPr>
          <w:p w14:paraId="34ADB862" w14:textId="77777777" w:rsid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1C: Agro-pastoral valleys</w:t>
            </w:r>
          </w:p>
        </w:tc>
        <w:tc>
          <w:tcPr>
            <w:tcW w:w="3400" w:type="dxa"/>
          </w:tcPr>
          <w:p w14:paraId="0787668A" w14:textId="77777777" w:rsid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Water stress, livestock pressure and vegetable deficits in semi-arid valleys and the Barotse floodplain</w:t>
            </w:r>
          </w:p>
        </w:tc>
        <w:tc>
          <w:tcPr>
            <w:tcW w:w="3262" w:type="dxa"/>
          </w:tcPr>
          <w:p w14:paraId="707574ED" w14:textId="77777777" w:rsidR="00E25949" w:rsidRP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color w:val="EE0000"/>
                <w:sz w:val="18"/>
                <w:szCs w:val="18"/>
                <w:highlight w:val="yellow"/>
              </w:rPr>
            </w:pPr>
            <w:r w:rsidRPr="00E25949">
              <w:rPr>
                <w:color w:val="EE0000"/>
                <w:sz w:val="18"/>
                <w:szCs w:val="18"/>
                <w:highlight w:val="yellow"/>
              </w:rPr>
              <w:t>Diversified flood-recession farming in the floodplain; small multi-use water infrastructure in the valleys</w:t>
            </w:r>
          </w:p>
        </w:tc>
      </w:tr>
      <w:tr w:rsidR="00E25949" w14:paraId="076AB0B1" w14:textId="77777777" w:rsidTr="005C610F">
        <w:trPr>
          <w:cantSplit/>
        </w:trPr>
        <w:tc>
          <w:tcPr>
            <w:cnfStyle w:val="001000000000" w:firstRow="0" w:lastRow="0" w:firstColumn="1" w:lastColumn="0" w:oddVBand="0" w:evenVBand="0" w:oddHBand="0" w:evenHBand="0" w:firstRowFirstColumn="0" w:firstRowLastColumn="0" w:lastRowFirstColumn="0" w:lastRowLastColumn="0"/>
            <w:tcW w:w="1400" w:type="dxa"/>
            <w:vMerge/>
          </w:tcPr>
          <w:p w14:paraId="3C5AB8AC" w14:textId="77777777" w:rsidR="00E25949" w:rsidRDefault="00E25949">
            <w:pPr>
              <w:spacing w:before="60" w:after="60"/>
              <w:jc w:val="left"/>
              <w:rPr>
                <w:sz w:val="18"/>
                <w:szCs w:val="18"/>
              </w:rPr>
            </w:pPr>
          </w:p>
        </w:tc>
        <w:tc>
          <w:tcPr>
            <w:tcW w:w="2700" w:type="dxa"/>
          </w:tcPr>
          <w:p w14:paraId="7F6B67E9" w14:textId="77777777" w:rsidR="00E25949" w:rsidRDefault="00E25949">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1D: School-linked fruit and vegetable gardens</w:t>
            </w:r>
          </w:p>
        </w:tc>
        <w:tc>
          <w:tcPr>
            <w:tcW w:w="3400" w:type="dxa"/>
          </w:tcPr>
          <w:p w14:paraId="567E5625" w14:textId="77777777" w:rsidR="00E25949" w:rsidRDefault="00E25949">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Large fruit and vegetable deficits with high child stunting</w:t>
            </w:r>
          </w:p>
        </w:tc>
        <w:tc>
          <w:tcPr>
            <w:tcW w:w="3262" w:type="dxa"/>
          </w:tcPr>
          <w:p w14:paraId="47BBB710" w14:textId="77777777" w:rsidR="00E25949" w:rsidRPr="00E25949" w:rsidRDefault="00E25949">
            <w:pPr>
              <w:spacing w:before="60" w:after="60"/>
              <w:jc w:val="left"/>
              <w:cnfStyle w:val="000000000000" w:firstRow="0" w:lastRow="0" w:firstColumn="0" w:lastColumn="0" w:oddVBand="0" w:evenVBand="0" w:oddHBand="0" w:evenHBand="0" w:firstRowFirstColumn="0" w:firstRowLastColumn="0" w:lastRowFirstColumn="0" w:lastRowLastColumn="0"/>
              <w:rPr>
                <w:color w:val="EE0000"/>
                <w:sz w:val="18"/>
                <w:szCs w:val="18"/>
                <w:highlight w:val="yellow"/>
              </w:rPr>
            </w:pPr>
            <w:r w:rsidRPr="00E25949">
              <w:rPr>
                <w:color w:val="EE0000"/>
                <w:sz w:val="18"/>
                <w:szCs w:val="18"/>
                <w:highlight w:val="yellow"/>
              </w:rPr>
              <w:t>School and community gardens linked to school-meal procurement</w:t>
            </w:r>
          </w:p>
        </w:tc>
      </w:tr>
      <w:tr w:rsidR="00E25949" w14:paraId="439EA30E" w14:textId="77777777" w:rsidTr="005C61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Merge w:val="restart"/>
          </w:tcPr>
          <w:p w14:paraId="23091B8B" w14:textId="77777777" w:rsidR="00E25949" w:rsidRDefault="00E25949">
            <w:pPr>
              <w:spacing w:before="60" w:after="60"/>
              <w:jc w:val="left"/>
              <w:rPr>
                <w:sz w:val="18"/>
                <w:szCs w:val="18"/>
              </w:rPr>
            </w:pPr>
            <w:r>
              <w:rPr>
                <w:sz w:val="18"/>
                <w:szCs w:val="18"/>
              </w:rPr>
              <w:t>Kenya</w:t>
            </w:r>
          </w:p>
        </w:tc>
        <w:tc>
          <w:tcPr>
            <w:tcW w:w="2700" w:type="dxa"/>
          </w:tcPr>
          <w:p w14:paraId="2F72618A" w14:textId="77777777" w:rsid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2A: Soil fertility restoration</w:t>
            </w:r>
          </w:p>
        </w:tc>
        <w:tc>
          <w:tcPr>
            <w:tcW w:w="3400" w:type="dxa"/>
          </w:tcPr>
          <w:p w14:paraId="5214ADE5" w14:textId="77777777" w:rsid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Stagnating maize yields on acidic soils with heavy synthetic fertilizer use</w:t>
            </w:r>
          </w:p>
        </w:tc>
        <w:tc>
          <w:tcPr>
            <w:tcW w:w="3262" w:type="dxa"/>
          </w:tcPr>
          <w:p w14:paraId="7E5FFDF5" w14:textId="77777777" w:rsidR="00E25949" w:rsidRP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color w:val="EE0000"/>
                <w:sz w:val="18"/>
                <w:szCs w:val="18"/>
                <w:highlight w:val="yellow"/>
              </w:rPr>
            </w:pPr>
            <w:r w:rsidRPr="00E25949">
              <w:rPr>
                <w:color w:val="EE0000"/>
                <w:sz w:val="18"/>
                <w:szCs w:val="18"/>
                <w:highlight w:val="yellow"/>
              </w:rPr>
              <w:t>Organic matter and maize–legume intercrops; lime only where a soil test shows it is needed</w:t>
            </w:r>
          </w:p>
        </w:tc>
      </w:tr>
      <w:tr w:rsidR="00E25949" w14:paraId="13B4D7C2" w14:textId="77777777" w:rsidTr="005C610F">
        <w:trPr>
          <w:cantSplit/>
        </w:trPr>
        <w:tc>
          <w:tcPr>
            <w:cnfStyle w:val="001000000000" w:firstRow="0" w:lastRow="0" w:firstColumn="1" w:lastColumn="0" w:oddVBand="0" w:evenVBand="0" w:oddHBand="0" w:evenHBand="0" w:firstRowFirstColumn="0" w:firstRowLastColumn="0" w:lastRowFirstColumn="0" w:lastRowLastColumn="0"/>
            <w:tcW w:w="1400" w:type="dxa"/>
            <w:vMerge/>
          </w:tcPr>
          <w:p w14:paraId="37E21E16" w14:textId="77777777" w:rsidR="00E25949" w:rsidRDefault="00E25949">
            <w:pPr>
              <w:spacing w:before="60" w:after="60"/>
              <w:jc w:val="left"/>
              <w:rPr>
                <w:sz w:val="18"/>
                <w:szCs w:val="18"/>
              </w:rPr>
            </w:pPr>
          </w:p>
        </w:tc>
        <w:tc>
          <w:tcPr>
            <w:tcW w:w="2700" w:type="dxa"/>
          </w:tcPr>
          <w:p w14:paraId="78A90F33" w14:textId="77777777" w:rsidR="00E25949" w:rsidRPr="008209ED" w:rsidRDefault="00E25949">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lang w:val="es-AR"/>
              </w:rPr>
            </w:pPr>
            <w:r w:rsidRPr="008209ED">
              <w:rPr>
                <w:sz w:val="18"/>
                <w:szCs w:val="18"/>
                <w:lang w:val="es-AR"/>
              </w:rPr>
              <w:t>2B: Arid pastoral micro-gardens</w:t>
            </w:r>
          </w:p>
        </w:tc>
        <w:tc>
          <w:tcPr>
            <w:tcW w:w="3400" w:type="dxa"/>
          </w:tcPr>
          <w:p w14:paraId="08B9163C" w14:textId="77777777" w:rsidR="00E25949" w:rsidRDefault="00E25949">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Very little crop production in pastoral areas with severe water scarcity and conflict</w:t>
            </w:r>
          </w:p>
        </w:tc>
        <w:tc>
          <w:tcPr>
            <w:tcW w:w="3262" w:type="dxa"/>
          </w:tcPr>
          <w:p w14:paraId="3F96B544" w14:textId="77777777" w:rsidR="00E25949" w:rsidRPr="00E25949" w:rsidRDefault="00E25949">
            <w:pPr>
              <w:spacing w:before="60" w:after="60"/>
              <w:jc w:val="left"/>
              <w:cnfStyle w:val="000000000000" w:firstRow="0" w:lastRow="0" w:firstColumn="0" w:lastColumn="0" w:oddVBand="0" w:evenVBand="0" w:oddHBand="0" w:evenHBand="0" w:firstRowFirstColumn="0" w:firstRowLastColumn="0" w:lastRowFirstColumn="0" w:lastRowLastColumn="0"/>
              <w:rPr>
                <w:color w:val="EE0000"/>
                <w:sz w:val="18"/>
                <w:szCs w:val="18"/>
                <w:highlight w:val="yellow"/>
              </w:rPr>
            </w:pPr>
            <w:r w:rsidRPr="00E25949">
              <w:rPr>
                <w:color w:val="EE0000"/>
                <w:sz w:val="18"/>
                <w:szCs w:val="18"/>
                <w:highlight w:val="yellow"/>
              </w:rPr>
              <w:t>Water-smart household gardens with drought-tolerant legumes and indigenous vegetables</w:t>
            </w:r>
          </w:p>
        </w:tc>
      </w:tr>
      <w:tr w:rsidR="00E25949" w14:paraId="1DCD1271" w14:textId="77777777" w:rsidTr="005C61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Merge w:val="restart"/>
          </w:tcPr>
          <w:p w14:paraId="1BC5F017" w14:textId="77777777" w:rsidR="00E25949" w:rsidRDefault="00E25949">
            <w:pPr>
              <w:spacing w:before="60" w:after="60"/>
              <w:jc w:val="left"/>
              <w:rPr>
                <w:sz w:val="18"/>
                <w:szCs w:val="18"/>
              </w:rPr>
            </w:pPr>
            <w:r>
              <w:rPr>
                <w:sz w:val="18"/>
                <w:szCs w:val="18"/>
              </w:rPr>
              <w:t>Ethiopia</w:t>
            </w:r>
          </w:p>
        </w:tc>
        <w:tc>
          <w:tcPr>
            <w:tcW w:w="2700" w:type="dxa"/>
          </w:tcPr>
          <w:p w14:paraId="13986831" w14:textId="77777777" w:rsid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3A: Hillside agroforestry</w:t>
            </w:r>
          </w:p>
        </w:tc>
        <w:tc>
          <w:tcPr>
            <w:tcW w:w="3400" w:type="dxa"/>
          </w:tcPr>
          <w:p w14:paraId="58E1DE5D" w14:textId="77777777" w:rsid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Households with staple deficits cultivate steep, degrading slopes</w:t>
            </w:r>
          </w:p>
        </w:tc>
        <w:tc>
          <w:tcPr>
            <w:tcW w:w="3262" w:type="dxa"/>
          </w:tcPr>
          <w:p w14:paraId="6C1C8952" w14:textId="77777777" w:rsidR="00E25949" w:rsidRP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color w:val="EE0000"/>
                <w:sz w:val="18"/>
                <w:szCs w:val="18"/>
                <w:highlight w:val="yellow"/>
              </w:rPr>
            </w:pPr>
            <w:r w:rsidRPr="00E25949">
              <w:rPr>
                <w:color w:val="EE0000"/>
                <w:sz w:val="18"/>
                <w:szCs w:val="18"/>
                <w:highlight w:val="yellow"/>
              </w:rPr>
              <w:t>Edible multi-strata agroforestry (enset, fodder or fruit trees with legumes) through safety-net public works</w:t>
            </w:r>
          </w:p>
        </w:tc>
      </w:tr>
      <w:tr w:rsidR="00E25949" w14:paraId="42DA3B38" w14:textId="77777777" w:rsidTr="005C610F">
        <w:trPr>
          <w:cantSplit/>
        </w:trPr>
        <w:tc>
          <w:tcPr>
            <w:cnfStyle w:val="001000000000" w:firstRow="0" w:lastRow="0" w:firstColumn="1" w:lastColumn="0" w:oddVBand="0" w:evenVBand="0" w:oddHBand="0" w:evenHBand="0" w:firstRowFirstColumn="0" w:firstRowLastColumn="0" w:lastRowFirstColumn="0" w:lastRowLastColumn="0"/>
            <w:tcW w:w="1400" w:type="dxa"/>
            <w:vMerge/>
          </w:tcPr>
          <w:p w14:paraId="5F493212" w14:textId="77777777" w:rsidR="00E25949" w:rsidRDefault="00E25949">
            <w:pPr>
              <w:spacing w:before="60" w:after="60"/>
              <w:jc w:val="left"/>
              <w:rPr>
                <w:sz w:val="18"/>
                <w:szCs w:val="18"/>
              </w:rPr>
            </w:pPr>
          </w:p>
        </w:tc>
        <w:tc>
          <w:tcPr>
            <w:tcW w:w="2700" w:type="dxa"/>
          </w:tcPr>
          <w:p w14:paraId="1612BF26" w14:textId="77777777" w:rsidR="00E25949" w:rsidRDefault="00E25949">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3B: Surplus–stunting paradox</w:t>
            </w:r>
          </w:p>
        </w:tc>
        <w:tc>
          <w:tcPr>
            <w:tcW w:w="3400" w:type="dxa"/>
          </w:tcPr>
          <w:p w14:paraId="683BC9C7" w14:textId="77777777" w:rsidR="00E25949" w:rsidRDefault="00E25949">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Cereal surplus beside severe child stunting, high prices and other shocks</w:t>
            </w:r>
          </w:p>
        </w:tc>
        <w:tc>
          <w:tcPr>
            <w:tcW w:w="3262" w:type="dxa"/>
          </w:tcPr>
          <w:p w14:paraId="58B8C13E" w14:textId="77777777" w:rsidR="00E25949" w:rsidRPr="00E25949" w:rsidRDefault="00E25949">
            <w:pPr>
              <w:spacing w:before="60" w:after="60"/>
              <w:jc w:val="left"/>
              <w:cnfStyle w:val="000000000000" w:firstRow="0" w:lastRow="0" w:firstColumn="0" w:lastColumn="0" w:oddVBand="0" w:evenVBand="0" w:oddHBand="0" w:evenHBand="0" w:firstRowFirstColumn="0" w:firstRowLastColumn="0" w:lastRowFirstColumn="0" w:lastRowLastColumn="0"/>
              <w:rPr>
                <w:color w:val="EE0000"/>
                <w:sz w:val="18"/>
                <w:szCs w:val="18"/>
                <w:highlight w:val="yellow"/>
              </w:rPr>
            </w:pPr>
            <w:r w:rsidRPr="00E25949">
              <w:rPr>
                <w:color w:val="EE0000"/>
                <w:sz w:val="18"/>
                <w:szCs w:val="18"/>
                <w:highlight w:val="yellow"/>
              </w:rPr>
              <w:t>Diverse gardens, fruit trees and local grain retention, to be tested as hypotheses</w:t>
            </w:r>
          </w:p>
        </w:tc>
      </w:tr>
      <w:tr w:rsidR="00E25949" w14:paraId="62DF55C6" w14:textId="77777777" w:rsidTr="005C61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vMerge/>
          </w:tcPr>
          <w:p w14:paraId="491EA910" w14:textId="77777777" w:rsidR="00E25949" w:rsidRDefault="00E25949">
            <w:pPr>
              <w:spacing w:before="60" w:after="60"/>
              <w:jc w:val="left"/>
              <w:rPr>
                <w:sz w:val="18"/>
                <w:szCs w:val="18"/>
              </w:rPr>
            </w:pPr>
          </w:p>
        </w:tc>
        <w:tc>
          <w:tcPr>
            <w:tcW w:w="2700" w:type="dxa"/>
          </w:tcPr>
          <w:p w14:paraId="38489CDC" w14:textId="77777777" w:rsid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3C: Pastoral water and conflict</w:t>
            </w:r>
          </w:p>
        </w:tc>
        <w:tc>
          <w:tcPr>
            <w:tcW w:w="3400" w:type="dxa"/>
          </w:tcPr>
          <w:p w14:paraId="54B679CA" w14:textId="77777777" w:rsid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Large herds around few water points, degrading land and raising conflict risk</w:t>
            </w:r>
          </w:p>
        </w:tc>
        <w:tc>
          <w:tcPr>
            <w:tcW w:w="3262" w:type="dxa"/>
          </w:tcPr>
          <w:p w14:paraId="776B1A5D" w14:textId="77777777" w:rsidR="00E25949" w:rsidRPr="00E25949" w:rsidRDefault="00E25949">
            <w:pPr>
              <w:spacing w:before="60" w:after="60"/>
              <w:jc w:val="left"/>
              <w:cnfStyle w:val="000000100000" w:firstRow="0" w:lastRow="0" w:firstColumn="0" w:lastColumn="0" w:oddVBand="0" w:evenVBand="0" w:oddHBand="1" w:evenHBand="0" w:firstRowFirstColumn="0" w:firstRowLastColumn="0" w:lastRowFirstColumn="0" w:lastRowLastColumn="0"/>
              <w:rPr>
                <w:color w:val="EE0000"/>
                <w:sz w:val="18"/>
                <w:szCs w:val="18"/>
                <w:highlight w:val="yellow"/>
              </w:rPr>
            </w:pPr>
            <w:r w:rsidRPr="00E25949">
              <w:rPr>
                <w:color w:val="EE0000"/>
                <w:sz w:val="18"/>
                <w:szCs w:val="18"/>
                <w:highlight w:val="yellow"/>
              </w:rPr>
              <w:t>Customary seasonal grazing management, with water points sited with customary authorities</w:t>
            </w:r>
          </w:p>
        </w:tc>
      </w:tr>
      <w:tr w:rsidR="005C610F" w14:paraId="2FF8DE7B" w14:textId="77777777" w:rsidTr="005C610F">
        <w:trPr>
          <w:cantSplit/>
        </w:trPr>
        <w:tc>
          <w:tcPr>
            <w:cnfStyle w:val="001000000000" w:firstRow="0" w:lastRow="0" w:firstColumn="1" w:lastColumn="0" w:oddVBand="0" w:evenVBand="0" w:oddHBand="0" w:evenHBand="0" w:firstRowFirstColumn="0" w:firstRowLastColumn="0" w:lastRowFirstColumn="0" w:lastRowLastColumn="0"/>
            <w:tcW w:w="1400" w:type="dxa"/>
          </w:tcPr>
          <w:p w14:paraId="2CEA6DAA" w14:textId="77777777" w:rsidR="005C610F" w:rsidRDefault="006B6D12">
            <w:pPr>
              <w:spacing w:before="60" w:after="60"/>
              <w:jc w:val="left"/>
              <w:rPr>
                <w:sz w:val="18"/>
                <w:szCs w:val="18"/>
              </w:rPr>
            </w:pPr>
            <w:r>
              <w:rPr>
                <w:sz w:val="18"/>
                <w:szCs w:val="18"/>
              </w:rPr>
              <w:t>Angola</w:t>
            </w:r>
          </w:p>
        </w:tc>
        <w:tc>
          <w:tcPr>
            <w:tcW w:w="2700" w:type="dxa"/>
          </w:tcPr>
          <w:p w14:paraId="387DD957" w14:textId="77777777" w:rsidR="005C610F" w:rsidRDefault="006B6D12">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Baobab and moringa in cassava plots (preliminary)</w:t>
            </w:r>
          </w:p>
        </w:tc>
        <w:tc>
          <w:tcPr>
            <w:tcW w:w="3400" w:type="dxa"/>
          </w:tcPr>
          <w:p w14:paraId="4F07BC7D" w14:textId="77777777" w:rsidR="005C610F" w:rsidRDefault="006B6D12">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Cassava surplus with child malnutrition, poor water access and a pulse gap</w:t>
            </w:r>
          </w:p>
        </w:tc>
        <w:tc>
          <w:tcPr>
            <w:tcW w:w="3262" w:type="dxa"/>
          </w:tcPr>
          <w:p w14:paraId="76D6F819" w14:textId="77777777" w:rsidR="005C610F" w:rsidRPr="00E25949" w:rsidRDefault="006B6D12">
            <w:pPr>
              <w:spacing w:before="60" w:after="60"/>
              <w:jc w:val="left"/>
              <w:cnfStyle w:val="000000000000" w:firstRow="0" w:lastRow="0" w:firstColumn="0" w:lastColumn="0" w:oddVBand="0" w:evenVBand="0" w:oddHBand="0" w:evenHBand="0" w:firstRowFirstColumn="0" w:firstRowLastColumn="0" w:lastRowFirstColumn="0" w:lastRowLastColumn="0"/>
              <w:rPr>
                <w:color w:val="EE0000"/>
                <w:sz w:val="18"/>
                <w:szCs w:val="18"/>
                <w:highlight w:val="yellow"/>
              </w:rPr>
            </w:pPr>
            <w:r w:rsidRPr="00E25949">
              <w:rPr>
                <w:color w:val="EE0000"/>
                <w:sz w:val="18"/>
                <w:szCs w:val="18"/>
                <w:highlight w:val="yellow"/>
              </w:rPr>
              <w:t>Moringa and baobab trees in existing cassava plots</w:t>
            </w:r>
          </w:p>
        </w:tc>
      </w:tr>
      <w:tr w:rsidR="005C610F" w14:paraId="6AF9A1C1" w14:textId="77777777" w:rsidTr="005C61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tcPr>
          <w:p w14:paraId="797BD0D9" w14:textId="77777777" w:rsidR="005C610F" w:rsidRDefault="006B6D12">
            <w:pPr>
              <w:spacing w:before="60" w:after="60"/>
              <w:jc w:val="left"/>
              <w:rPr>
                <w:sz w:val="18"/>
                <w:szCs w:val="18"/>
              </w:rPr>
            </w:pPr>
            <w:r>
              <w:rPr>
                <w:sz w:val="18"/>
                <w:szCs w:val="18"/>
              </w:rPr>
              <w:t>Burundi</w:t>
            </w:r>
          </w:p>
        </w:tc>
        <w:tc>
          <w:tcPr>
            <w:tcW w:w="2700" w:type="dxa"/>
          </w:tcPr>
          <w:p w14:paraId="1E080F91" w14:textId="77777777" w:rsidR="005C610F" w:rsidRDefault="006B6D12">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Agroforestry for the Imbo lowlands (preliminary)</w:t>
            </w:r>
          </w:p>
        </w:tc>
        <w:tc>
          <w:tcPr>
            <w:tcW w:w="3400" w:type="dxa"/>
          </w:tcPr>
          <w:p w14:paraId="3649F588" w14:textId="77777777" w:rsidR="005C610F" w:rsidRDefault="006B6D12">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Drought and water risk with staple and pulse deficits and child undernutrition</w:t>
            </w:r>
          </w:p>
        </w:tc>
        <w:tc>
          <w:tcPr>
            <w:tcW w:w="3262" w:type="dxa"/>
          </w:tcPr>
          <w:p w14:paraId="4E5D43AA" w14:textId="77777777" w:rsidR="005C610F" w:rsidRPr="00E25949" w:rsidRDefault="006B6D12">
            <w:pPr>
              <w:spacing w:before="60" w:after="60"/>
              <w:jc w:val="left"/>
              <w:cnfStyle w:val="000000100000" w:firstRow="0" w:lastRow="0" w:firstColumn="0" w:lastColumn="0" w:oddVBand="0" w:evenVBand="0" w:oddHBand="1" w:evenHBand="0" w:firstRowFirstColumn="0" w:firstRowLastColumn="0" w:lastRowFirstColumn="0" w:lastRowLastColumn="0"/>
              <w:rPr>
                <w:color w:val="EE0000"/>
                <w:sz w:val="18"/>
                <w:szCs w:val="18"/>
                <w:highlight w:val="yellow"/>
              </w:rPr>
            </w:pPr>
            <w:r w:rsidRPr="00E25949">
              <w:rPr>
                <w:color w:val="EE0000"/>
                <w:sz w:val="18"/>
                <w:szCs w:val="18"/>
                <w:highlight w:val="yellow"/>
              </w:rPr>
              <w:t>Gliricidia sepium with cowpea or pigeon pea</w:t>
            </w:r>
          </w:p>
        </w:tc>
      </w:tr>
      <w:tr w:rsidR="005C610F" w14:paraId="2DA269B1" w14:textId="77777777" w:rsidTr="005C610F">
        <w:trPr>
          <w:cantSplit/>
        </w:trPr>
        <w:tc>
          <w:tcPr>
            <w:cnfStyle w:val="001000000000" w:firstRow="0" w:lastRow="0" w:firstColumn="1" w:lastColumn="0" w:oddVBand="0" w:evenVBand="0" w:oddHBand="0" w:evenHBand="0" w:firstRowFirstColumn="0" w:firstRowLastColumn="0" w:lastRowFirstColumn="0" w:lastRowLastColumn="0"/>
            <w:tcW w:w="1400" w:type="dxa"/>
          </w:tcPr>
          <w:p w14:paraId="05BF5085" w14:textId="77777777" w:rsidR="005C610F" w:rsidRDefault="006B6D12">
            <w:pPr>
              <w:spacing w:before="60" w:after="60"/>
              <w:jc w:val="left"/>
              <w:rPr>
                <w:sz w:val="18"/>
                <w:szCs w:val="18"/>
              </w:rPr>
            </w:pPr>
            <w:r>
              <w:rPr>
                <w:sz w:val="18"/>
                <w:szCs w:val="18"/>
              </w:rPr>
              <w:lastRenderedPageBreak/>
              <w:t>Malawi</w:t>
            </w:r>
          </w:p>
        </w:tc>
        <w:tc>
          <w:tcPr>
            <w:tcW w:w="2700" w:type="dxa"/>
          </w:tcPr>
          <w:p w14:paraId="1780A4E8" w14:textId="77777777" w:rsidR="005C610F" w:rsidRDefault="006B6D12">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Evergreen agriculture in the maize belt (preliminary)</w:t>
            </w:r>
          </w:p>
        </w:tc>
        <w:tc>
          <w:tcPr>
            <w:tcW w:w="3400" w:type="dxa"/>
          </w:tcPr>
          <w:p w14:paraId="3D4320AA" w14:textId="77777777" w:rsidR="005C610F" w:rsidRDefault="006B6D12">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Maize-dominated cropland on declining soils, with pulse deficits and child undernutrition</w:t>
            </w:r>
          </w:p>
        </w:tc>
        <w:tc>
          <w:tcPr>
            <w:tcW w:w="3262" w:type="dxa"/>
          </w:tcPr>
          <w:p w14:paraId="5348DF11" w14:textId="77777777" w:rsidR="005C610F" w:rsidRPr="00E25949" w:rsidRDefault="006B6D12">
            <w:pPr>
              <w:spacing w:before="60" w:after="60"/>
              <w:jc w:val="left"/>
              <w:cnfStyle w:val="000000000000" w:firstRow="0" w:lastRow="0" w:firstColumn="0" w:lastColumn="0" w:oddVBand="0" w:evenVBand="0" w:oddHBand="0" w:evenHBand="0" w:firstRowFirstColumn="0" w:firstRowLastColumn="0" w:lastRowFirstColumn="0" w:lastRowLastColumn="0"/>
              <w:rPr>
                <w:color w:val="EE0000"/>
                <w:sz w:val="18"/>
                <w:szCs w:val="18"/>
                <w:highlight w:val="yellow"/>
              </w:rPr>
            </w:pPr>
            <w:r w:rsidRPr="00E25949">
              <w:rPr>
                <w:color w:val="EE0000"/>
                <w:sz w:val="18"/>
                <w:szCs w:val="18"/>
                <w:highlight w:val="yellow"/>
              </w:rPr>
              <w:t>Faidherbia albida in maize fields</w:t>
            </w:r>
          </w:p>
        </w:tc>
      </w:tr>
      <w:tr w:rsidR="005C610F" w14:paraId="522677DD" w14:textId="77777777" w:rsidTr="005C61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tcPr>
          <w:p w14:paraId="4ABD6EF6" w14:textId="77777777" w:rsidR="005C610F" w:rsidRDefault="006B6D12">
            <w:pPr>
              <w:spacing w:before="60" w:after="60"/>
              <w:jc w:val="left"/>
              <w:rPr>
                <w:sz w:val="18"/>
                <w:szCs w:val="18"/>
              </w:rPr>
            </w:pPr>
            <w:r>
              <w:rPr>
                <w:sz w:val="18"/>
                <w:szCs w:val="18"/>
              </w:rPr>
              <w:t>Rwanda</w:t>
            </w:r>
          </w:p>
        </w:tc>
        <w:tc>
          <w:tcPr>
            <w:tcW w:w="2700" w:type="dxa"/>
          </w:tcPr>
          <w:p w14:paraId="6056AE07" w14:textId="77777777" w:rsidR="005C610F" w:rsidRDefault="006B6D12">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Hillside agroforestry (preliminary)</w:t>
            </w:r>
          </w:p>
        </w:tc>
        <w:tc>
          <w:tcPr>
            <w:tcW w:w="3400" w:type="dxa"/>
          </w:tcPr>
          <w:p w14:paraId="785F3A80" w14:textId="77777777" w:rsidR="005C610F" w:rsidRDefault="006B6D12">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Erosion on steep cultivated slopes and a fruit and vegetable gap</w:t>
            </w:r>
          </w:p>
        </w:tc>
        <w:tc>
          <w:tcPr>
            <w:tcW w:w="3262" w:type="dxa"/>
          </w:tcPr>
          <w:p w14:paraId="78543948" w14:textId="77777777" w:rsidR="005C610F" w:rsidRPr="00E25949" w:rsidRDefault="006B6D12">
            <w:pPr>
              <w:spacing w:before="60" w:after="60"/>
              <w:jc w:val="left"/>
              <w:cnfStyle w:val="000000100000" w:firstRow="0" w:lastRow="0" w:firstColumn="0" w:lastColumn="0" w:oddVBand="0" w:evenVBand="0" w:oddHBand="1" w:evenHBand="0" w:firstRowFirstColumn="0" w:firstRowLastColumn="0" w:lastRowFirstColumn="0" w:lastRowLastColumn="0"/>
              <w:rPr>
                <w:color w:val="EE0000"/>
                <w:sz w:val="18"/>
                <w:szCs w:val="18"/>
                <w:highlight w:val="yellow"/>
              </w:rPr>
            </w:pPr>
            <w:r w:rsidRPr="00E25949">
              <w:rPr>
                <w:color w:val="EE0000"/>
                <w:sz w:val="18"/>
                <w:szCs w:val="18"/>
                <w:highlight w:val="yellow"/>
              </w:rPr>
              <w:t>Contour hedgerows of nitrogen-fixing shrubs with fruit trees</w:t>
            </w:r>
          </w:p>
        </w:tc>
      </w:tr>
      <w:tr w:rsidR="005C610F" w14:paraId="5BBE3049" w14:textId="77777777" w:rsidTr="005C610F">
        <w:trPr>
          <w:cantSplit/>
        </w:trPr>
        <w:tc>
          <w:tcPr>
            <w:cnfStyle w:val="001000000000" w:firstRow="0" w:lastRow="0" w:firstColumn="1" w:lastColumn="0" w:oddVBand="0" w:evenVBand="0" w:oddHBand="0" w:evenHBand="0" w:firstRowFirstColumn="0" w:firstRowLastColumn="0" w:lastRowFirstColumn="0" w:lastRowLastColumn="0"/>
            <w:tcW w:w="1400" w:type="dxa"/>
          </w:tcPr>
          <w:p w14:paraId="28D14B1A" w14:textId="77777777" w:rsidR="005C610F" w:rsidRDefault="006B6D12">
            <w:pPr>
              <w:spacing w:before="60" w:after="60"/>
              <w:jc w:val="left"/>
              <w:rPr>
                <w:sz w:val="18"/>
                <w:szCs w:val="18"/>
              </w:rPr>
            </w:pPr>
            <w:r>
              <w:rPr>
                <w:sz w:val="18"/>
                <w:szCs w:val="18"/>
              </w:rPr>
              <w:t>Tanzania</w:t>
            </w:r>
          </w:p>
        </w:tc>
        <w:tc>
          <w:tcPr>
            <w:tcW w:w="2700" w:type="dxa"/>
          </w:tcPr>
          <w:p w14:paraId="003AFAEB" w14:textId="77777777" w:rsidR="005C610F" w:rsidRDefault="006B6D12">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Ngitili woodland restoration (preliminary)</w:t>
            </w:r>
          </w:p>
        </w:tc>
        <w:tc>
          <w:tcPr>
            <w:tcW w:w="3400" w:type="dxa"/>
          </w:tcPr>
          <w:p w14:paraId="71B8AE02" w14:textId="77777777" w:rsidR="005C610F" w:rsidRDefault="006B6D12">
            <w:pPr>
              <w:spacing w:before="60" w:after="6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Degraded semi-arid land with cereal and pulse deficits</w:t>
            </w:r>
          </w:p>
        </w:tc>
        <w:tc>
          <w:tcPr>
            <w:tcW w:w="3262" w:type="dxa"/>
          </w:tcPr>
          <w:p w14:paraId="54F87C1C" w14:textId="77777777" w:rsidR="005C610F" w:rsidRPr="00E25949" w:rsidRDefault="006B6D12">
            <w:pPr>
              <w:spacing w:before="60" w:after="60"/>
              <w:jc w:val="left"/>
              <w:cnfStyle w:val="000000000000" w:firstRow="0" w:lastRow="0" w:firstColumn="0" w:lastColumn="0" w:oddVBand="0" w:evenVBand="0" w:oddHBand="0" w:evenHBand="0" w:firstRowFirstColumn="0" w:firstRowLastColumn="0" w:lastRowFirstColumn="0" w:lastRowLastColumn="0"/>
              <w:rPr>
                <w:color w:val="EE0000"/>
                <w:sz w:val="18"/>
                <w:szCs w:val="18"/>
                <w:highlight w:val="yellow"/>
              </w:rPr>
            </w:pPr>
            <w:r w:rsidRPr="00E25949">
              <w:rPr>
                <w:color w:val="EE0000"/>
                <w:sz w:val="18"/>
                <w:szCs w:val="18"/>
                <w:highlight w:val="yellow"/>
              </w:rPr>
              <w:t>Restoration of Ngitili community woodland and grazing reserves</w:t>
            </w:r>
          </w:p>
        </w:tc>
      </w:tr>
      <w:tr w:rsidR="005C610F" w14:paraId="1C711179" w14:textId="77777777" w:rsidTr="005C61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0" w:type="dxa"/>
          </w:tcPr>
          <w:p w14:paraId="2A4F52DD" w14:textId="77777777" w:rsidR="005C610F" w:rsidRDefault="006B6D12">
            <w:pPr>
              <w:spacing w:before="60" w:after="60"/>
              <w:jc w:val="left"/>
              <w:rPr>
                <w:sz w:val="18"/>
                <w:szCs w:val="18"/>
              </w:rPr>
            </w:pPr>
            <w:r>
              <w:rPr>
                <w:sz w:val="18"/>
                <w:szCs w:val="18"/>
              </w:rPr>
              <w:t>Uganda</w:t>
            </w:r>
          </w:p>
        </w:tc>
        <w:tc>
          <w:tcPr>
            <w:tcW w:w="2700" w:type="dxa"/>
          </w:tcPr>
          <w:p w14:paraId="402AA2CE" w14:textId="77777777" w:rsidR="005C610F" w:rsidRDefault="006B6D12">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Kibanja multi-strata system (preliminary)</w:t>
            </w:r>
          </w:p>
        </w:tc>
        <w:tc>
          <w:tcPr>
            <w:tcW w:w="3400" w:type="dxa"/>
          </w:tcPr>
          <w:p w14:paraId="3EB48D5B" w14:textId="77777777" w:rsidR="005C610F" w:rsidRDefault="006B6D12">
            <w:pPr>
              <w:spacing w:before="60" w:after="6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Banana-based diets short of pulses and vegetables</w:t>
            </w:r>
          </w:p>
        </w:tc>
        <w:tc>
          <w:tcPr>
            <w:tcW w:w="3262" w:type="dxa"/>
          </w:tcPr>
          <w:p w14:paraId="2F9FB1B4" w14:textId="77777777" w:rsidR="005C610F" w:rsidRPr="00E25949" w:rsidRDefault="006B6D12">
            <w:pPr>
              <w:spacing w:before="60" w:after="60"/>
              <w:jc w:val="left"/>
              <w:cnfStyle w:val="000000100000" w:firstRow="0" w:lastRow="0" w:firstColumn="0" w:lastColumn="0" w:oddVBand="0" w:evenVBand="0" w:oddHBand="1" w:evenHBand="0" w:firstRowFirstColumn="0" w:firstRowLastColumn="0" w:lastRowFirstColumn="0" w:lastRowLastColumn="0"/>
              <w:rPr>
                <w:color w:val="EE0000"/>
                <w:sz w:val="18"/>
                <w:szCs w:val="18"/>
                <w:highlight w:val="yellow"/>
              </w:rPr>
            </w:pPr>
            <w:r w:rsidRPr="00E25949">
              <w:rPr>
                <w:color w:val="EE0000"/>
                <w:sz w:val="18"/>
                <w:szCs w:val="18"/>
                <w:highlight w:val="yellow"/>
              </w:rPr>
              <w:t>Banana with legumes and fruit trees in multi-strata gardens</w:t>
            </w:r>
          </w:p>
        </w:tc>
      </w:tr>
    </w:tbl>
    <w:p w14:paraId="38B80295" w14:textId="77777777" w:rsidR="005C610F" w:rsidRDefault="006B6D12" w:rsidP="00E25949">
      <w:pPr>
        <w:pStyle w:val="Notes1"/>
      </w:pPr>
      <w:r w:rsidRPr="008B1919">
        <w:rPr>
          <w:b/>
          <w:bCs/>
          <w:highlight w:val="yellow"/>
        </w:rPr>
        <w:t xml:space="preserve">NOTE: </w:t>
      </w:r>
      <w:r w:rsidRPr="008B1919">
        <w:rPr>
          <w:highlight w:val="yellow"/>
        </w:rPr>
        <w:t xml:space="preserve">The scenarios for the </w:t>
      </w:r>
      <w:r w:rsidRPr="008B1919">
        <w:rPr>
          <w:color w:val="EE0000"/>
          <w:highlight w:val="yellow"/>
        </w:rPr>
        <w:t>six</w:t>
      </w:r>
      <w:r w:rsidRPr="008B1919">
        <w:rPr>
          <w:color w:val="EE0000"/>
          <w:highlight w:val="yellow"/>
        </w:rPr>
        <w:t xml:space="preserve"> </w:t>
      </w:r>
      <w:r w:rsidRPr="008B1919">
        <w:rPr>
          <w:highlight w:val="yellow"/>
        </w:rPr>
        <w:t xml:space="preserve">baseline countries are preliminary and still under development. Spatial results are available for all deep-dive scenarios and for Angola and Rwanda, and are provisional for Uganda; Burundi, Malawi and Mainland Tanzania are still to be mapped. </w:t>
      </w:r>
      <w:r w:rsidRPr="008B1919">
        <w:rPr>
          <w:color w:val="EE0000"/>
          <w:highlight w:val="yellow"/>
        </w:rPr>
        <w:t>This report presents the evidence for the Kenya scenarios.</w:t>
      </w:r>
    </w:p>
    <w:p w14:paraId="678B278E" w14:textId="06A041E8" w:rsidR="00A8665F" w:rsidRDefault="008C5ACE" w:rsidP="008D34C8">
      <w:r>
        <w:t>To learn which AE/RA practices could address the problem in each scenario, we used the evidence from studies located within its high-priority areas. When this evidence was too scarce or did not represent the conditions of these areas, we added studies from places with similar climate and soils (Box 2).</w:t>
      </w:r>
    </w:p>
    <w:tbl>
      <w:tblPr>
        <w:tblStyle w:val="TableGrid"/>
        <w:tblW w:w="0" w:type="auto"/>
        <w:tblLook w:val="04A0" w:firstRow="1" w:lastRow="0" w:firstColumn="1" w:lastColumn="0" w:noHBand="0" w:noVBand="1"/>
      </w:tblPr>
      <w:tblGrid>
        <w:gridCol w:w="10762"/>
      </w:tblGrid>
      <w:tr w:rsidR="00A8665F" w14:paraId="50DD23C1" w14:textId="77777777" w:rsidTr="00473719">
        <w:tc>
          <w:tcPr>
            <w:tcW w:w="10762" w:type="dxa"/>
            <w:tcBorders>
              <w:top w:val="nil"/>
              <w:left w:val="nil"/>
              <w:bottom w:val="nil"/>
              <w:right w:val="nil"/>
            </w:tcBorders>
            <w:shd w:val="clear" w:color="auto" w:fill="E8E8E8"/>
          </w:tcPr>
          <w:p w14:paraId="5F3D5132" w14:textId="77777777" w:rsidR="00A8665F" w:rsidRDefault="00A8665F" w:rsidP="00407D24">
            <w:pPr>
              <w:pStyle w:val="Boxes"/>
            </w:pPr>
            <w:r>
              <w:t>BOX 2. HOW THE EVIDENCE WAS LINKED TO THE HIGH-PRIORITY AREAS</w:t>
            </w:r>
          </w:p>
          <w:p w14:paraId="677BAC15" w14:textId="77777777" w:rsidR="00407D24" w:rsidRDefault="00727A54" w:rsidP="004965C1">
            <w:pPr>
              <w:spacing w:before="120" w:after="120"/>
            </w:pPr>
            <w:r>
              <w:t>We first selected the studies located within the high-priority areas of each scenario. As the high-priority areas of different scenarios can overlap, the same study could inform more than one scenario.</w:t>
            </w:r>
          </w:p>
          <w:p w14:paraId="5CCD9D7D" w14:textId="3080EF6B" w:rsidR="00727A54" w:rsidRDefault="00727A54" w:rsidP="004965C1">
            <w:pPr>
              <w:spacing w:before="120" w:after="120"/>
            </w:pPr>
            <w:r>
              <w:t>We then checked whether this evidence was sufficient to represent the high-priority areas. To describe their conditions, we used agroecological zones (GAEZ v4; FAO and IIASA 2021), and we considered as main agroecological zones those covering at least 10% of the high-priority areas. The evidence was considered sufficient when the scenario had at least 100 comparisons and at least one study in each main agroecological zone. In that case, only the comparisons located within the high-priority areas were used.</w:t>
            </w:r>
          </w:p>
          <w:p w14:paraId="78E05300" w14:textId="1BE250D0" w:rsidR="004965C1" w:rsidRPr="00407D24" w:rsidRDefault="004965C1" w:rsidP="004965C1">
            <w:pPr>
              <w:spacing w:before="120" w:after="120"/>
            </w:pPr>
            <w:r>
              <w:t>When the evidence was insufficient, we added studies from outside the high-priority areas but from the same main agroecological zones, first elsewhere in the same country and, only if needed, in neighbouring project countries. Main agroecological zones that still had no studies, and scenarios with fewer than 100 comparisons, were reported as evidence gaps and described with the available information.</w:t>
            </w:r>
          </w:p>
        </w:tc>
      </w:tr>
    </w:tbl>
    <w:p w14:paraId="3D6BCBB9" w14:textId="20DA4AC4" w:rsidR="003A7BDA" w:rsidRPr="00473719" w:rsidRDefault="00DA47F0" w:rsidP="00473719">
      <w:pPr>
        <w:pStyle w:val="Heading3"/>
      </w:pPr>
      <w:r>
        <w:t>2.3 Identifying promising AE/RA practices for each scenario</w:t>
      </w:r>
    </w:p>
    <w:p w14:paraId="76C9926F" w14:textId="481ECBE9" w:rsidR="00220875" w:rsidRPr="00C01E0A" w:rsidRDefault="00830393" w:rsidP="00220875">
      <w:r>
        <w:t>To identify which AE/RA practices could improve food production in each scenario, we summarised their benefits and trade-offs across the eight dimensions of farm performance (productivity, profitability, labour demand, soil health, inputs efficiency, resilience to pests, biodiversity, and climate mitigation).</w:t>
      </w:r>
    </w:p>
    <w:p w14:paraId="04B2A2BA" w14:textId="3649CC6D" w:rsidR="007B1E31" w:rsidRPr="00C01E0A" w:rsidRDefault="00C510D8" w:rsidP="00DA47F0">
      <w:r>
        <w:t>For each comparison, we checked whether the AE/RA practice performed better or worse than the conventional practice. A comparison was counted as positive when the outcome improved under the AE/RA practice, negative when it worsened, and neutral when there was no difference. For outcomes where a lower value is better, such as costs, emissions, pest damage, erosion or labour, a decrease was counted as an improvement.</w:t>
      </w:r>
    </w:p>
    <w:p w14:paraId="2CD5D568" w14:textId="00FD314B" w:rsidR="00EF3C86" w:rsidRDefault="00BC39EA" w:rsidP="0030175D">
      <w:r>
        <w:t>We then grouped the comparisons by food group, management domain, AE/RA practice and dimension of farm performance within each scenario. For example, all comparisons of maize–legume intercropping against maize monoculture that measured cereal productivity form one group. A practice had a positive effect when it improved the outcome in at least 65% of comparisons, a negative effect when it did so in 35% or fewer, and a neutral effect in between, meaning the results were mixed or showed no clear change. The evidence was considered strong when a result was based on at least 50 comparisons from at least three studies, and limited otherwise. For each scenario, the results focus on the practices supported by strong evidence, describing the crops and management involved, the dimensions of farm performance they improved and any trade-offs.</w:t>
      </w:r>
    </w:p>
    <w:p w14:paraId="79515618" w14:textId="2B0FA022" w:rsidR="00D742D3" w:rsidRPr="00C01E0A" w:rsidRDefault="2AD730F1" w:rsidP="00650EB0">
      <w:pPr>
        <w:pStyle w:val="Heading2"/>
      </w:pPr>
      <w:commentRangeStart w:id="23"/>
      <w:r>
        <w:lastRenderedPageBreak/>
        <w:t>3. Results</w:t>
      </w:r>
      <w:commentRangeEnd w:id="23"/>
      <w:r w:rsidRPr="00C01E0A">
        <w:rPr>
          <w:rStyle w:val="CommentReference"/>
          <w:sz w:val="32"/>
          <w:szCs w:val="32"/>
        </w:rPr>
        <w:commentReference w:id="23"/>
      </w:r>
    </w:p>
    <w:p w14:paraId="19717C9D" w14:textId="0A5CF5AE" w:rsidR="009076E2" w:rsidRPr="00C01E0A" w:rsidRDefault="00E50C6B" w:rsidP="007D22C6">
      <w:pPr>
        <w:pStyle w:val="Heading3"/>
      </w:pPr>
      <w:r>
        <w:t>3.1 Zambia</w:t>
      </w:r>
      <w:r>
        <w:br w:type="page"/>
      </w:r>
    </w:p>
    <w:p w14:paraId="13F975E0" w14:textId="07E3CA40" w:rsidR="00D742D3" w:rsidRPr="00C01E0A" w:rsidRDefault="00650EB0" w:rsidP="00650EB0">
      <w:pPr>
        <w:pStyle w:val="Heading3"/>
      </w:pPr>
      <w:r>
        <w:lastRenderedPageBreak/>
        <w:t>3.2. Kenya</w:t>
      </w:r>
    </w:p>
    <w:p w14:paraId="10783CD0" w14:textId="77777777" w:rsidR="005C610F" w:rsidRDefault="006B6D12">
      <w:pPr>
        <w:rPr>
          <w:ins w:id="24" w:author="Trinidad del Río-Mena" w:date="2026-10-26T19:00:00Z"/>
        </w:rPr>
      </w:pPr>
      <w:ins w:id="25" w:author="Trinidad del Río-Mena" w:date="2026-10-26T19:00:00Z">
        <w:r>
          <w:t>Kenya’s food-gap baseline shows why these two scenarios matter. Of its 47 counties, 81% produce less than their population needs of pulses, 62% of vegetables and about half of cereals, and all are short of nuts and seeds and of oils. The gaps are deepest in the arid north, where Mandera, Garissa, Isiolo and Turkana produce less than a quarter of the cereals and pulses they need, while livestock products, which the analysis does not count, make up part of the diet (del Río-Mena 2026).</w:t>
        </w:r>
      </w:ins>
    </w:p>
    <w:p w14:paraId="24A1D366" w14:textId="5F39FE78" w:rsidR="009B1500" w:rsidRPr="00C01E0A" w:rsidRDefault="00B81F48" w:rsidP="00F723F1">
      <w:r>
        <w:t xml:space="preserve">This section presents the results for the two scenarios identified in Kenya </w:t>
      </w:r>
      <w:ins w:id="26" w:author="Trinidad del Río-Mena" w:date="2026-10-26T19:00:00Z">
        <w:r>
          <w:t>(Table 1)</w:t>
        </w:r>
      </w:ins>
      <w:r>
        <w:t xml:space="preserve">. For each scenario, it first describes where the high-priority areas are and what evidence exists there, and then which AE/RA practices could address the problem identified, </w:t>
      </w:r>
      <w:ins w:id="27" w:author="Trinidad del Río-Mena" w:date="2026-10-27T13:30:00Z">
        <w:r>
          <w:t>with their benefits, trade-offs and evidence gaps, and finally how the local soil and socio-economic context shapes which practices fit.</w:t>
        </w:r>
      </w:ins>
    </w:p>
    <w:p w14:paraId="67B9C371" w14:textId="54E76E47" w:rsidR="00940D6B" w:rsidRPr="00C01E0A" w:rsidRDefault="00940D6B" w:rsidP="00940D6B">
      <w:pPr>
        <w:pStyle w:val="Tables"/>
      </w:pPr>
      <w:r>
        <w:t>TABLE 2.1. Scenarios identifying high-priority areas for nutritious and sustainable food systems in Kenya.</w:t>
      </w:r>
    </w:p>
    <w:tbl>
      <w:tblPr>
        <w:tblStyle w:val="ListTable3-Accent1"/>
        <w:tblW w:w="10762" w:type="dxa"/>
        <w:tblBorders>
          <w:insideH w:val="single" w:sz="4" w:space="0" w:color="156082" w:themeColor="accent1"/>
        </w:tblBorders>
        <w:tblLook w:val="04A0" w:firstRow="1" w:lastRow="0" w:firstColumn="1" w:lastColumn="0" w:noHBand="0" w:noVBand="1"/>
      </w:tblPr>
      <w:tblGrid>
        <w:gridCol w:w="2236"/>
        <w:gridCol w:w="4296"/>
        <w:gridCol w:w="4230"/>
      </w:tblGrid>
      <w:tr w:rsidR="001F3772" w:rsidRPr="008209ED" w14:paraId="132759E6" w14:textId="23BDCAD3" w:rsidTr="00FA0109">
        <w:trPr>
          <w:cnfStyle w:val="100000000000" w:firstRow="1" w:lastRow="0" w:firstColumn="0" w:lastColumn="0" w:oddVBand="0" w:evenVBand="0" w:oddHBand="0" w:evenHBand="0" w:firstRowFirstColumn="0" w:firstRowLastColumn="0" w:lastRowFirstColumn="0" w:lastRowLastColumn="0"/>
          <w:trHeight w:val="193"/>
        </w:trPr>
        <w:tc>
          <w:tcPr>
            <w:cnfStyle w:val="001000000100" w:firstRow="0" w:lastRow="0" w:firstColumn="1" w:lastColumn="0" w:oddVBand="0" w:evenVBand="0" w:oddHBand="0" w:evenHBand="0" w:firstRowFirstColumn="1" w:firstRowLastColumn="0" w:lastRowFirstColumn="0" w:lastRowLastColumn="0"/>
            <w:tcW w:w="2236" w:type="dxa"/>
            <w:tcBorders>
              <w:bottom w:val="none" w:sz="0" w:space="0" w:color="auto"/>
              <w:right w:val="none" w:sz="0" w:space="0" w:color="auto"/>
            </w:tcBorders>
          </w:tcPr>
          <w:p w14:paraId="3F24E5F8" w14:textId="77777777" w:rsidR="001F3772" w:rsidRPr="00C01E0A" w:rsidRDefault="001F3772" w:rsidP="00EA6768">
            <w:pPr>
              <w:spacing w:before="120" w:after="120"/>
              <w:rPr>
                <w:sz w:val="18"/>
                <w:szCs w:val="18"/>
              </w:rPr>
            </w:pPr>
          </w:p>
        </w:tc>
        <w:tc>
          <w:tcPr>
            <w:tcW w:w="4296" w:type="dxa"/>
          </w:tcPr>
          <w:p w14:paraId="059729B3" w14:textId="78291B72" w:rsidR="001F3772" w:rsidRPr="00C01E0A" w:rsidRDefault="008F7E4A" w:rsidP="00EA6768">
            <w:pPr>
              <w:spacing w:before="12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Scenario 2A: Soil fertility restoration</w:t>
            </w:r>
          </w:p>
        </w:tc>
        <w:tc>
          <w:tcPr>
            <w:tcW w:w="4230" w:type="dxa"/>
          </w:tcPr>
          <w:p w14:paraId="431AD6D2" w14:textId="238C931E" w:rsidR="001F3772" w:rsidRPr="00230723" w:rsidRDefault="00C01E0A" w:rsidP="00EA6768">
            <w:pPr>
              <w:spacing w:before="120" w:after="120"/>
              <w:cnfStyle w:val="100000000000" w:firstRow="1" w:lastRow="0" w:firstColumn="0" w:lastColumn="0" w:oddVBand="0" w:evenVBand="0" w:oddHBand="0" w:evenHBand="0" w:firstRowFirstColumn="0" w:firstRowLastColumn="0" w:lastRowFirstColumn="0" w:lastRowLastColumn="0"/>
              <w:rPr>
                <w:sz w:val="18"/>
                <w:szCs w:val="18"/>
                <w:lang w:val="es-AR"/>
              </w:rPr>
            </w:pPr>
            <w:r>
              <w:rPr>
                <w:sz w:val="18"/>
                <w:szCs w:val="18"/>
                <w:lang w:val="es-AR"/>
              </w:rPr>
              <w:t>Scenario 2B: Arid pastoral micro-gardens</w:t>
            </w:r>
          </w:p>
        </w:tc>
      </w:tr>
      <w:tr w:rsidR="001F3772" w:rsidRPr="00C01E0A" w14:paraId="22347D79" w14:textId="7CA4961F" w:rsidTr="00FA0109">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67B083ED" w14:textId="77777777" w:rsidR="001F3772" w:rsidRPr="00C01E0A" w:rsidRDefault="001F3772" w:rsidP="00EA6768">
            <w:pPr>
              <w:spacing w:before="120" w:after="120"/>
              <w:jc w:val="left"/>
              <w:rPr>
                <w:b w:val="0"/>
                <w:bCs w:val="0"/>
                <w:sz w:val="18"/>
                <w:szCs w:val="18"/>
              </w:rPr>
            </w:pPr>
            <w:r>
              <w:rPr>
                <w:sz w:val="18"/>
                <w:szCs w:val="18"/>
              </w:rPr>
              <w:t>Main problem</w:t>
            </w:r>
          </w:p>
        </w:tc>
        <w:tc>
          <w:tcPr>
            <w:tcW w:w="4296" w:type="dxa"/>
            <w:tcBorders>
              <w:top w:val="none" w:sz="0" w:space="0" w:color="auto"/>
              <w:bottom w:val="none" w:sz="0" w:space="0" w:color="auto"/>
            </w:tcBorders>
          </w:tcPr>
          <w:p w14:paraId="79C1FDDA"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Stagnating maize yields on soils acidified by continuous maize cropping and heavy use of synthetic fertilizer; diets low in plant protein and micronutrients.</w:t>
            </w:r>
          </w:p>
        </w:tc>
        <w:tc>
          <w:tcPr>
            <w:tcW w:w="4230" w:type="dxa"/>
            <w:tcBorders>
              <w:top w:val="none" w:sz="0" w:space="0" w:color="auto"/>
              <w:bottom w:val="none" w:sz="0" w:space="0" w:color="auto"/>
            </w:tcBorders>
          </w:tcPr>
          <w:p w14:paraId="5120287C" w14:textId="25C41A75" w:rsidR="001F3772" w:rsidRPr="00C01E0A" w:rsidRDefault="00CD4909"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Very little crop production in pastoral areas, limited by severe water scarcity and conflict over water and grazing land; diets low in vegetables and plant protein.</w:t>
            </w:r>
          </w:p>
        </w:tc>
      </w:tr>
      <w:tr w:rsidR="001F3772" w:rsidRPr="00C01E0A" w14:paraId="2A445D70" w14:textId="101DB64B" w:rsidTr="00FA0109">
        <w:trPr>
          <w:trHeight w:val="24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52BE4660" w14:textId="77777777" w:rsidR="001F3772" w:rsidRPr="00C01E0A" w:rsidRDefault="001F3772" w:rsidP="00EA6768">
            <w:pPr>
              <w:spacing w:before="120" w:after="120"/>
              <w:jc w:val="left"/>
              <w:rPr>
                <w:sz w:val="18"/>
                <w:szCs w:val="18"/>
              </w:rPr>
            </w:pPr>
            <w:r>
              <w:rPr>
                <w:sz w:val="18"/>
                <w:szCs w:val="18"/>
              </w:rPr>
              <w:t>Where?</w:t>
            </w:r>
          </w:p>
        </w:tc>
        <w:tc>
          <w:tcPr>
            <w:tcW w:w="4296" w:type="dxa"/>
          </w:tcPr>
          <w:p w14:paraId="689EAC49" w14:textId="77777777"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High-priority areas in 32 counties of western, central and eastern Kenya that meet at least three of four conditions (soil acidity, maize dominance, declining maize yields, high synthetic fertilizer use), six of them Core Priority counties meeting all four.</w:t>
            </w:r>
          </w:p>
        </w:tc>
        <w:tc>
          <w:tcPr>
            <w:tcW w:w="4230" w:type="dxa"/>
          </w:tcPr>
          <w:p w14:paraId="5EE721FA" w14:textId="5D1D67BE" w:rsidR="001F3772" w:rsidRPr="00C01E0A" w:rsidRDefault="004D6EB8"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High-priority areas in six arid and semi-arid counties of northern and eastern Kenya that meet at least four of five conditions (high livestock density, severe water risk, deficit in plant-based food production, acute food insecurity, resource conflict), one of them a Core Priority county (Mandera) meeting all five.</w:t>
            </w:r>
          </w:p>
        </w:tc>
      </w:tr>
      <w:tr w:rsidR="001F3772" w:rsidRPr="00C01E0A" w14:paraId="461EF9D9" w14:textId="52489153" w:rsidTr="00FA01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1BC16144" w14:textId="77777777" w:rsidR="001F3772" w:rsidRPr="00C01E0A" w:rsidRDefault="001F3772" w:rsidP="00EA6768">
            <w:pPr>
              <w:spacing w:before="120" w:after="120"/>
              <w:jc w:val="left"/>
              <w:rPr>
                <w:b w:val="0"/>
                <w:bCs w:val="0"/>
                <w:sz w:val="18"/>
                <w:szCs w:val="18"/>
              </w:rPr>
            </w:pPr>
            <w:r>
              <w:rPr>
                <w:sz w:val="18"/>
                <w:szCs w:val="18"/>
              </w:rPr>
              <w:t>What is needed?</w:t>
            </w:r>
          </w:p>
        </w:tc>
        <w:tc>
          <w:tcPr>
            <w:tcW w:w="4296" w:type="dxa"/>
            <w:tcBorders>
              <w:top w:val="none" w:sz="0" w:space="0" w:color="auto"/>
              <w:bottom w:val="none" w:sz="0" w:space="0" w:color="auto"/>
            </w:tcBorders>
          </w:tcPr>
          <w:p w14:paraId="64BD1D6E"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Restore soil fertility and reduce dependence on synthetic fertilizers, while maintaining cereal production. Diversify production with plant-protein crops for school meal procurement.</w:t>
            </w:r>
          </w:p>
        </w:tc>
        <w:tc>
          <w:tcPr>
            <w:tcW w:w="4230" w:type="dxa"/>
            <w:tcBorders>
              <w:top w:val="none" w:sz="0" w:space="0" w:color="auto"/>
              <w:bottom w:val="none" w:sz="0" w:space="0" w:color="auto"/>
            </w:tcBorders>
          </w:tcPr>
          <w:p w14:paraId="44FBF891" w14:textId="3608169A" w:rsidR="001F3772" w:rsidRPr="00C01E0A" w:rsidRDefault="00973E2E"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Produce crops locally with very little water, in small plots near households and water points. Diversify production with vegetables and plant-protein crops, such as drought-tolerant legumes, for school meal procurement.</w:t>
            </w:r>
          </w:p>
        </w:tc>
      </w:tr>
      <w:tr w:rsidR="005C610F" w14:paraId="659CD557" w14:textId="77777777" w:rsidTr="005C610F">
        <w:trPr>
          <w:ins w:id="28" w:author="Trinidad del Río-Mena" w:date="2026-10-26T19:00:00Z"/>
        </w:trPr>
        <w:tc>
          <w:tcPr>
            <w:cnfStyle w:val="001000000000" w:firstRow="0" w:lastRow="0" w:firstColumn="1" w:lastColumn="0" w:oddVBand="0" w:evenVBand="0" w:oddHBand="0" w:evenHBand="0" w:firstRowFirstColumn="0" w:firstRowLastColumn="0" w:lastRowFirstColumn="0" w:lastRowLastColumn="0"/>
            <w:tcW w:w="2236" w:type="dxa"/>
          </w:tcPr>
          <w:p w14:paraId="6FC1A02C" w14:textId="77777777" w:rsidR="005C610F" w:rsidRDefault="006B6D12">
            <w:pPr>
              <w:spacing w:before="120" w:after="120"/>
              <w:jc w:val="left"/>
              <w:rPr>
                <w:ins w:id="29" w:author="Trinidad del Río-Mena" w:date="2026-10-26T19:00:00Z"/>
                <w:sz w:val="18"/>
                <w:szCs w:val="18"/>
              </w:rPr>
            </w:pPr>
            <w:ins w:id="30" w:author="Trinidad del Río-Mena" w:date="2026-10-26T19:00:00Z">
              <w:r>
                <w:rPr>
                  <w:sz w:val="18"/>
                  <w:szCs w:val="18"/>
                </w:rPr>
                <w:t>Context that shapes the response</w:t>
              </w:r>
            </w:ins>
          </w:p>
        </w:tc>
        <w:tc>
          <w:tcPr>
            <w:tcW w:w="4296" w:type="dxa"/>
          </w:tcPr>
          <w:p w14:paraId="722AA30E" w14:textId="77777777" w:rsidR="005C610F" w:rsidRDefault="006B6D12">
            <w:pPr>
              <w:spacing w:before="120" w:after="120"/>
              <w:jc w:val="left"/>
              <w:cnfStyle w:val="000000000000" w:firstRow="0" w:lastRow="0" w:firstColumn="0" w:lastColumn="0" w:oddVBand="0" w:evenVBand="0" w:oddHBand="0" w:evenHBand="0" w:firstRowFirstColumn="0" w:firstRowLastColumn="0" w:lastRowFirstColumn="0" w:lastRowLastColumn="0"/>
              <w:rPr>
                <w:ins w:id="31" w:author="Trinidad del Río-Mena" w:date="2026-10-26T19:00:00Z"/>
                <w:sz w:val="18"/>
                <w:szCs w:val="18"/>
              </w:rPr>
            </w:pPr>
            <w:ins w:id="32" w:author="Trinidad del Río-Mena" w:date="2026-10-26T19:00:00Z">
              <w:r>
                <w:rPr>
                  <w:sz w:val="18"/>
                  <w:szCs w:val="18"/>
                </w:rPr>
                <w:t>Acidic cropland is mostly pH 5.0–5.5, and low organic carbon covers most of it in Vihiga and Machakos, so organic matter comes first and lime only after a soil test. The Core Priority counties have low poverty, good access to towns and no schooling gap, which favours market-linked options.</w:t>
              </w:r>
            </w:ins>
          </w:p>
        </w:tc>
        <w:tc>
          <w:tcPr>
            <w:tcW w:w="4230" w:type="dxa"/>
          </w:tcPr>
          <w:p w14:paraId="68BE3FA7" w14:textId="77777777" w:rsidR="005C610F" w:rsidRDefault="006B6D12">
            <w:pPr>
              <w:spacing w:before="120" w:after="120"/>
              <w:jc w:val="left"/>
              <w:cnfStyle w:val="000000000000" w:firstRow="0" w:lastRow="0" w:firstColumn="0" w:lastColumn="0" w:oddVBand="0" w:evenVBand="0" w:oddHBand="0" w:evenHBand="0" w:firstRowFirstColumn="0" w:firstRowLastColumn="0" w:lastRowFirstColumn="0" w:lastRowLastColumn="0"/>
              <w:rPr>
                <w:ins w:id="33" w:author="Trinidad del Río-Mena" w:date="2026-10-26T19:00:00Z"/>
                <w:sz w:val="18"/>
                <w:szCs w:val="18"/>
              </w:rPr>
            </w:pPr>
            <w:ins w:id="34" w:author="Trinidad del Río-Mena" w:date="2026-10-26T19:00:00Z">
              <w:r>
                <w:rPr>
                  <w:sz w:val="18"/>
                  <w:szCs w:val="18"/>
                </w:rPr>
                <w:t>Salt limits cover 38–53% of the soil in Garissa, Isiolo and Turkana. Poverty is high (Multidimensional Poverty Index up to 0.50), 56–89% of the area is more than an hour from a town, and young women have much less schooling than men (2.7 vs 7.0 years in Mandera). Gardens need salt-tolerant crops, contained beds, local inputs and hands-on training.</w:t>
              </w:r>
            </w:ins>
          </w:p>
        </w:tc>
      </w:tr>
      <w:tr w:rsidR="001F3772" w:rsidRPr="00C01E0A" w14:paraId="386BD6CE" w14:textId="48AC12D2" w:rsidTr="00FA01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2D63E176" w14:textId="77777777" w:rsidR="001F3772" w:rsidRPr="00C01E0A" w:rsidRDefault="001F3772" w:rsidP="00EA6768">
            <w:pPr>
              <w:spacing w:before="120" w:after="120"/>
              <w:jc w:val="left"/>
              <w:rPr>
                <w:sz w:val="18"/>
                <w:szCs w:val="18"/>
              </w:rPr>
            </w:pPr>
            <w:r>
              <w:rPr>
                <w:sz w:val="18"/>
                <w:szCs w:val="18"/>
              </w:rPr>
              <w:t>Food for school meals</w:t>
            </w:r>
          </w:p>
        </w:tc>
        <w:tc>
          <w:tcPr>
            <w:tcW w:w="4296" w:type="dxa"/>
          </w:tcPr>
          <w:p w14:paraId="6BCD275C"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Maize; pulses and legumes.</w:t>
            </w:r>
          </w:p>
        </w:tc>
        <w:tc>
          <w:tcPr>
            <w:tcW w:w="4230" w:type="dxa"/>
          </w:tcPr>
          <w:p w14:paraId="0C5AD0D1" w14:textId="16A16C72" w:rsidR="001F3772" w:rsidRPr="0085267A" w:rsidRDefault="0085267A"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Vegetables; pulses and legumes.</w:t>
            </w:r>
          </w:p>
        </w:tc>
      </w:tr>
      <w:tr w:rsidR="001F3772" w:rsidRPr="00C01E0A" w14:paraId="34E7BBEA" w14:textId="191D01A1" w:rsidTr="00FA0109">
        <w:trPr>
          <w:trHeight w:val="351"/>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1C1C6359" w14:textId="77777777" w:rsidR="001F3772" w:rsidRPr="00C01E0A" w:rsidRDefault="001F3772" w:rsidP="00EA6768">
            <w:pPr>
              <w:spacing w:before="120" w:after="120"/>
              <w:jc w:val="left"/>
              <w:rPr>
                <w:sz w:val="18"/>
                <w:szCs w:val="18"/>
              </w:rPr>
            </w:pPr>
            <w:r>
              <w:rPr>
                <w:sz w:val="18"/>
                <w:szCs w:val="18"/>
              </w:rPr>
              <w:t>Which AE/RA practices can help?</w:t>
            </w:r>
          </w:p>
        </w:tc>
        <w:tc>
          <w:tcPr>
            <w:tcW w:w="4296" w:type="dxa"/>
          </w:tcPr>
          <w:p w14:paraId="081BFDE4" w14:textId="6176EC50" w:rsidR="001F3772" w:rsidRPr="00C01E0A" w:rsidRDefault="001F3772" w:rsidP="00EA6768">
            <w:pPr>
              <w:spacing w:before="120" w:after="12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Adding organic matter to the soil (organic mulch, crop residues, compost, animal manure), alone or combined with synthetic fertilizer, to restore soil fertility and raise cereal yields. • Intercropping cereals with pulses and legumes, to maintain or increase maize yields and add plant protein for school meals. • Push-pull systems, to raise cereal yields and reduce Striga and stem borers without pesticides. • Biochar, agroforestry, crop rotation and reduced tillage, to maintain cereal yields while bringing other possible benefits, such as tree products or a legume harvest in rotation.</w:t>
            </w:r>
          </w:p>
        </w:tc>
        <w:tc>
          <w:tcPr>
            <w:tcW w:w="4230" w:type="dxa"/>
          </w:tcPr>
          <w:p w14:paraId="08D44400" w14:textId="4EE41BBB" w:rsidR="001F3772" w:rsidRPr="00692365" w:rsidRDefault="00FF4015" w:rsidP="00EA6768">
            <w:pPr>
              <w:spacing w:before="120" w:after="12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Covering the soil with organic mulch, to raise maize yields and reduce water runoff </w:t>
            </w:r>
            <w:r>
              <w:rPr>
                <w:sz w:val="18"/>
                <w:szCs w:val="18"/>
              </w:rPr>
              <w:t xml:space="preserve">in the semi-arid </w:t>
            </w:r>
            <w:r>
              <w:rPr>
                <w:sz w:val="18"/>
                <w:szCs w:val="18"/>
              </w:rPr>
              <w:t>lowlands. • Combining manure or biochar with mineral fertilizer, to raise maize and soybean yields. • Supplemental drip irrigation, to raise vegetable yields and income where some water is available. • Intercropping beans with other crops, to reduce insect pests without pesticides. All based on limited evidence, mostly from Embu, and still to be tested in the arid counties.</w:t>
            </w:r>
          </w:p>
        </w:tc>
      </w:tr>
      <w:tr w:rsidR="001F3772" w:rsidRPr="00C01E0A" w14:paraId="6A63714D" w14:textId="7DDFBBEC" w:rsidTr="00FA0109">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3920E0AB" w14:textId="77777777" w:rsidR="001F3772" w:rsidRPr="00C01E0A" w:rsidRDefault="001F3772" w:rsidP="00EA6768">
            <w:pPr>
              <w:spacing w:before="120" w:after="120"/>
              <w:jc w:val="left"/>
              <w:rPr>
                <w:b w:val="0"/>
                <w:bCs w:val="0"/>
                <w:sz w:val="18"/>
                <w:szCs w:val="18"/>
              </w:rPr>
            </w:pPr>
            <w:r>
              <w:rPr>
                <w:rStyle w:val="Strong"/>
                <w:b/>
                <w:bCs/>
                <w:sz w:val="18"/>
                <w:szCs w:val="18"/>
              </w:rPr>
              <w:t>Trade-offs</w:t>
            </w:r>
          </w:p>
        </w:tc>
        <w:tc>
          <w:tcPr>
            <w:tcW w:w="4296" w:type="dxa"/>
          </w:tcPr>
          <w:p w14:paraId="3D57BFBC" w14:textId="1046EF08"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Pulses and legumes yield less when intercropped with maize than when grown alone. Maize grown next to hedgerows of trees yielded less than maize grown alone.</w:t>
            </w:r>
          </w:p>
        </w:tc>
        <w:tc>
          <w:tcPr>
            <w:tcW w:w="4230" w:type="dxa"/>
          </w:tcPr>
          <w:p w14:paraId="0B395914" w14:textId="7AEED876" w:rsidR="001F3772" w:rsidRPr="006F7E3A" w:rsidRDefault="006F7E3A"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Incorporating crop residues lowered soil moisture in the semi-arid lowlands. Beans yielded less when intercropped than when grown alone. Drip irrigation slightly increased production costs.</w:t>
            </w:r>
          </w:p>
        </w:tc>
      </w:tr>
      <w:tr w:rsidR="001F3772" w:rsidRPr="00C01E0A" w14:paraId="4798C763" w14:textId="00C86708" w:rsidTr="00FA0109">
        <w:trPr>
          <w:trHeight w:val="26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03FE874B" w14:textId="77777777" w:rsidR="001F3772" w:rsidRPr="00C01E0A" w:rsidRDefault="001F3772" w:rsidP="00EA6768">
            <w:pPr>
              <w:spacing w:before="120" w:after="120"/>
              <w:jc w:val="left"/>
              <w:rPr>
                <w:rStyle w:val="Strong"/>
                <w:b/>
                <w:bCs/>
                <w:sz w:val="18"/>
                <w:szCs w:val="18"/>
              </w:rPr>
            </w:pPr>
            <w:r>
              <w:rPr>
                <w:rStyle w:val="Strong"/>
                <w:b/>
                <w:bCs/>
                <w:sz w:val="18"/>
                <w:szCs w:val="18"/>
              </w:rPr>
              <w:t>What is still unknown?</w:t>
            </w:r>
          </w:p>
        </w:tc>
        <w:tc>
          <w:tcPr>
            <w:tcW w:w="4296" w:type="dxa"/>
          </w:tcPr>
          <w:p w14:paraId="5699066F" w14:textId="77777777" w:rsidR="001F3772" w:rsidRPr="00BF502D"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Effects on vegetables, nuts and seeds, roots and tubers, and fruits; effects on profitability, labour demand, biodiversity, and climate mitigation</w:t>
            </w:r>
            <w:r w:rsidRPr="0033342D">
              <w:rPr>
                <w:color w:val="EE0000"/>
                <w:sz w:val="18"/>
                <w:szCs w:val="18"/>
                <w:highlight w:val="yellow"/>
              </w:rPr>
              <w:t>.</w:t>
            </w:r>
            <w:ins w:id="35" w:author="Trinidad del Río-Mena" w:date="2026-10-27T13:30:00Z">
              <w:r w:rsidRPr="0033342D">
                <w:rPr>
                  <w:color w:val="EE0000"/>
                  <w:sz w:val="18"/>
                  <w:szCs w:val="18"/>
                  <w:highlight w:val="yellow"/>
                </w:rPr>
                <w:t xml:space="preserve"> Little or no evidence </w:t>
              </w:r>
              <w:r w:rsidRPr="0033342D">
                <w:rPr>
                  <w:color w:val="EE0000"/>
                  <w:sz w:val="18"/>
                  <w:szCs w:val="18"/>
                  <w:highlight w:val="yellow"/>
                </w:rPr>
                <w:lastRenderedPageBreak/>
                <w:t>for three Core Priority counties (Bomet, Elgeyo-Marakwet and Uasin Gishu).</w:t>
              </w:r>
            </w:ins>
          </w:p>
        </w:tc>
        <w:tc>
          <w:tcPr>
            <w:tcW w:w="4230" w:type="dxa"/>
          </w:tcPr>
          <w:p w14:paraId="2325489E" w14:textId="7413C959" w:rsidR="001F3772" w:rsidRPr="00BF502D" w:rsidRDefault="00C57E6A"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lastRenderedPageBreak/>
              <w:t xml:space="preserve">How to produce vegetables and plant-protein crops with very little water or on saline soils; effects in Mandera, Garissa, Isiolo, Turkana and West Pokot; effects on the crops proposed for this scenario (cowpea, amaranth, </w:t>
            </w:r>
            <w:r>
              <w:rPr>
                <w:sz w:val="18"/>
                <w:szCs w:val="18"/>
              </w:rPr>
              <w:lastRenderedPageBreak/>
              <w:t>spider plant, moringa), on yields of roots and tubers and nuts and seeds, and on fruits; effects on inputs efficiency and climate mitigation, with little evidence on profitability and labour demand.</w:t>
            </w:r>
          </w:p>
        </w:tc>
      </w:tr>
      <w:tr w:rsidR="001F3772" w:rsidRPr="00C01E0A" w14:paraId="3FF98D80" w14:textId="591AF6E6" w:rsidTr="00FA0109">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4B25EC7E" w14:textId="77777777" w:rsidR="001F3772" w:rsidRPr="00C01E0A" w:rsidRDefault="001F3772" w:rsidP="00EA6768">
            <w:pPr>
              <w:spacing w:before="120" w:after="120"/>
              <w:jc w:val="left"/>
              <w:rPr>
                <w:rStyle w:val="Strong"/>
                <w:b/>
                <w:bCs/>
                <w:sz w:val="18"/>
                <w:szCs w:val="18"/>
              </w:rPr>
            </w:pPr>
            <w:r>
              <w:rPr>
                <w:rStyle w:val="Strong"/>
                <w:b/>
                <w:bCs/>
                <w:sz w:val="18"/>
                <w:szCs w:val="18"/>
              </w:rPr>
              <w:lastRenderedPageBreak/>
              <w:t>Evidence base</w:t>
            </w:r>
          </w:p>
        </w:tc>
        <w:tc>
          <w:tcPr>
            <w:tcW w:w="4296" w:type="dxa"/>
          </w:tcPr>
          <w:p w14:paraId="08EE7B36" w14:textId="3FDC302E" w:rsidR="001F3772" w:rsidRPr="00BF502D"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3,713 comparisons from 82 studies, all located within the high-priority areas. The studies cover 23 of the 32 counties.</w:t>
            </w:r>
          </w:p>
        </w:tc>
        <w:tc>
          <w:tcPr>
            <w:tcW w:w="4230" w:type="dxa"/>
          </w:tcPr>
          <w:p w14:paraId="7A7ECDD0" w14:textId="2008C27B" w:rsidR="001F3772" w:rsidRPr="00BF502D" w:rsidRDefault="00D63E9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290 comparisons from 14 studies, 283 of them from 12 studies within the high-priority areas and 7 from 2 studies added from the same agroecological zones elsewhere in Kenya and Tanzania. </w:t>
            </w:r>
            <w:r>
              <w:rPr>
                <w:sz w:val="18"/>
                <w:szCs w:val="18"/>
              </w:rPr>
              <w:t xml:space="preserve">The evidence covers 1 </w:t>
            </w:r>
            <w:r>
              <w:rPr>
                <w:sz w:val="18"/>
                <w:szCs w:val="18"/>
              </w:rPr>
              <w:t>of the 6 high-priority counties (Embu).</w:t>
            </w:r>
          </w:p>
        </w:tc>
      </w:tr>
    </w:tbl>
    <w:p w14:paraId="425886BC" w14:textId="77777777" w:rsidR="009653FF" w:rsidRDefault="009653FF">
      <w:pPr>
        <w:jc w:val="left"/>
        <w:rPr>
          <w:rFonts w:eastAsiaTheme="majorEastAsia" w:cstheme="majorBidi"/>
          <w:b/>
          <w:iCs/>
          <w:color w:val="0F4761" w:themeColor="accent1" w:themeShade="BF"/>
          <w:sz w:val="24"/>
        </w:rPr>
      </w:pPr>
      <w:r>
        <w:br w:type="page"/>
      </w:r>
    </w:p>
    <w:p w14:paraId="5E340845" w14:textId="6CFD093E" w:rsidR="006F289E" w:rsidRPr="00C01E0A" w:rsidRDefault="3808A415" w:rsidP="006F289E">
      <w:pPr>
        <w:pStyle w:val="Heading4"/>
      </w:pPr>
      <w:commentRangeStart w:id="36"/>
      <w:r>
        <w:lastRenderedPageBreak/>
        <w:t>3.2.1. Scenario 2A</w:t>
      </w:r>
      <w:commentRangeEnd w:id="36"/>
      <w:r>
        <w:rPr>
          <w:rStyle w:val="CommentReference"/>
          <w:sz w:val="24"/>
          <w:szCs w:val="24"/>
        </w:rPr>
        <w:commentReference w:id="36"/>
      </w:r>
      <w:r>
        <w:t>: Soil fertility restoration</w:t>
      </w:r>
    </w:p>
    <w:p w14:paraId="565D56F6" w14:textId="0B19B198" w:rsidR="00FF226C" w:rsidRPr="00D21FC8" w:rsidRDefault="001D206A" w:rsidP="00FF226C">
      <w:r>
        <w:t>Scenario 2A covers the maize belt of western Kenya and the Rift Valley, extending into central and eastern Kenya, where maize production is stagnating. Years of continuous maize and heavy use of synthetic fertilizer have acidified soils that were already acidic, so maize yields are declining despite subsidised fertilizer. To address this problem, the scenario proposes AE/RA practices to restore soil fertility, in particular integrating cereals with nitrogen-fixing legumes, which can also produce plant protein for school meals (Table 2.1).</w:t>
      </w:r>
    </w:p>
    <w:tbl>
      <w:tblPr>
        <w:tblStyle w:val="TableGrid"/>
        <w:tblW w:w="0" w:type="auto"/>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4" w:space="0" w:color="156082"/>
          <w:insideV w:val="single" w:sz="4" w:space="0" w:color="156082"/>
        </w:tblBorders>
        <w:tblLook w:val="04A0" w:firstRow="1" w:lastRow="0" w:firstColumn="1" w:lastColumn="0" w:noHBand="0" w:noVBand="1"/>
      </w:tblPr>
      <w:tblGrid>
        <w:gridCol w:w="10742"/>
      </w:tblGrid>
      <w:tr w:rsidR="00D06117" w:rsidRPr="00D21FC8" w14:paraId="4C3F8743" w14:textId="77777777" w:rsidTr="007104E7">
        <w:tc>
          <w:tcPr>
            <w:tcW w:w="10762" w:type="dxa"/>
            <w:shd w:val="clear" w:color="auto" w:fill="156082" w:themeFill="accent1"/>
          </w:tcPr>
          <w:p w14:paraId="2A48F72F" w14:textId="0202A0C8" w:rsidR="00D06117" w:rsidRPr="00D21FC8" w:rsidRDefault="00D06117" w:rsidP="00D06117">
            <w:pPr>
              <w:pStyle w:val="KeyMessages"/>
            </w:pPr>
            <w:r>
              <w:t>KEY MESSAGES – SCENARIO 2A</w:t>
            </w:r>
          </w:p>
        </w:tc>
      </w:tr>
      <w:tr w:rsidR="00D06117" w:rsidRPr="00D21FC8" w14:paraId="55F0C792" w14:textId="77777777" w:rsidTr="007104E7">
        <w:tc>
          <w:tcPr>
            <w:tcW w:w="10762" w:type="dxa"/>
          </w:tcPr>
          <w:p w14:paraId="5FB1F9E2" w14:textId="77777777" w:rsidR="00FF226C" w:rsidRPr="00D21FC8" w:rsidRDefault="00FF226C" w:rsidP="00880314">
            <w:pPr>
              <w:numPr>
                <w:ilvl w:val="0"/>
                <w:numId w:val="9"/>
              </w:numPr>
              <w:spacing w:before="120" w:after="120"/>
            </w:pPr>
            <w:r>
              <w:t>Adding organic matter to the soil raised cereal yields and restored soil health. Mixed fertilizers, which combine manure or biochar with mineral fertilizer, gave the most consistent gains, increasing cereal productivity in 84% of comparisons.</w:t>
            </w:r>
          </w:p>
          <w:p w14:paraId="49CC4F42" w14:textId="77777777" w:rsidR="00FF226C" w:rsidRPr="00D21FC8" w:rsidRDefault="00FF226C" w:rsidP="00880314">
            <w:pPr>
              <w:numPr>
                <w:ilvl w:val="0"/>
                <w:numId w:val="9"/>
              </w:numPr>
              <w:spacing w:before="120" w:after="120"/>
            </w:pPr>
            <w:r>
              <w:t>Intercropping cereals with pulses and legumes increased cereal productivity in 76% of comparisons, while adding a local source of plant protein for school meals. Intercrops, in particular push-pull systems, reduced weeds and insect pests in 96% of comparisons.</w:t>
            </w:r>
          </w:p>
          <w:p w14:paraId="716D038E" w14:textId="77777777" w:rsidR="00880314" w:rsidRPr="00D21FC8" w:rsidRDefault="00880314" w:rsidP="00880314">
            <w:pPr>
              <w:numPr>
                <w:ilvl w:val="0"/>
                <w:numId w:val="9"/>
              </w:numPr>
              <w:spacing w:before="120" w:after="120"/>
            </w:pPr>
            <w:r>
              <w:t>Biochar, agroforestry, crop rotation and reduced tillage maintained cereal yields, increasing cereal productivity in about half of the comparisons, so farmers could adopt them without compromising cereal production.</w:t>
            </w:r>
          </w:p>
          <w:p w14:paraId="0B1A3506" w14:textId="77777777" w:rsidR="00FF226C" w:rsidRPr="00D21FC8" w:rsidRDefault="00FF226C" w:rsidP="00880314">
            <w:pPr>
              <w:numPr>
                <w:ilvl w:val="0"/>
                <w:numId w:val="9"/>
              </w:numPr>
              <w:spacing w:before="120" w:after="120"/>
            </w:pPr>
            <w:r>
              <w:t>Intercrops give more maize but fewer pulses and legumes than legumes grown alone, which yielded more in intercrops in only 28% of comparisons.</w:t>
            </w:r>
          </w:p>
          <w:p w14:paraId="3C34F03A" w14:textId="52E760F2" w:rsidR="00D06117" w:rsidRPr="00D21FC8" w:rsidRDefault="00FF226C" w:rsidP="00880314">
            <w:pPr>
              <w:numPr>
                <w:ilvl w:val="0"/>
                <w:numId w:val="9"/>
              </w:numPr>
              <w:spacing w:before="120" w:after="120"/>
            </w:pPr>
            <w:r>
              <w:t>Evidence was scarce for vegetables, nuts and seeds, and roots and tubers, absent for fruits, and rarely covered profitability, labour demand, biodiversity or climate mitigation.</w:t>
            </w:r>
          </w:p>
          <w:p w14:paraId="0D825029" w14:textId="77777777" w:rsidR="00A043BB" w:rsidRDefault="006B6D12">
            <w:pPr>
              <w:numPr>
                <w:ilvl w:val="0"/>
                <w:numId w:val="9"/>
              </w:numPr>
              <w:spacing w:before="120" w:after="120"/>
            </w:pPr>
            <w:ins w:id="37" w:author="Trinidad del Río-Mena" w:date="2026-10-27T13:30:00Z">
              <w:r>
                <w:t>The context layers show that organic matter should come first in Vihiga and Machakos, where soil organic carbon is low, and that the northern Rift Valley counties, where legumes and organic inputs are proposed, have almost no evidence.</w:t>
              </w:r>
            </w:ins>
          </w:p>
        </w:tc>
      </w:tr>
    </w:tbl>
    <w:p w14:paraId="6440E97B" w14:textId="002F9B2B" w:rsidR="00FD5B80" w:rsidRPr="00D21FC8" w:rsidRDefault="00FF5C61" w:rsidP="00FF5C61">
      <w:pPr>
        <w:pStyle w:val="Heading5"/>
      </w:pPr>
      <w:r>
        <w:t>3.2.1.1 What evidence on AE/RA practices exists, and where</w:t>
      </w:r>
    </w:p>
    <w:p w14:paraId="76D29994" w14:textId="5C1C9142" w:rsidR="00120ABB" w:rsidRPr="00D21FC8" w:rsidRDefault="00A31D1E" w:rsidP="00D14249">
      <w:r>
        <w:t>The high-priority areas of Scenario 2A cover 32 counties in western, central and eastern Kenya, including six Core Priority counties (Figure 2A.1a). Evidence on AE/RA practices was available for 23 of these counties, with 3,713 comparisons from 82 studies (Figure 2A.1b). The evidence was concentrated in Machakos, Kiambu and Siaya, while no evidence was available for two Core Priority counties, Bomet and Elgeyo-Marakwet, and little for the northern Rift Valley (Table 2A.S1).</w:t>
      </w:r>
    </w:p>
    <w:p w14:paraId="4264D977" w14:textId="1BEB7024" w:rsidR="00837F2A" w:rsidRPr="00D21FC8" w:rsidRDefault="00B10769" w:rsidP="007A1BCD">
      <w:r>
        <w:t>The evidence was sufficient, as it exceeded 100 comparisons and included studies in each of the three main agroecological zones of these areas (Table 2A.S2), so the analysis relied only on evidence from within the high-priority areas. Most studies were recent, published after 2010 (Figure 2A.S1). The evidence covered five food groups, 17 AE/RA practices from eight management domains, and eight dimensions of farm performance (Figure 2A.S2).</w:t>
      </w:r>
      <w:r>
        <w:br w:type="page"/>
      </w:r>
    </w:p>
    <w:p w14:paraId="129F95D3" w14:textId="6103F83E" w:rsidR="00837F2A" w:rsidRPr="00D21FC8" w:rsidRDefault="00955652" w:rsidP="00837F2A">
      <w:pPr>
        <w:pStyle w:val="Tables"/>
      </w:pPr>
      <w:r>
        <w:lastRenderedPageBreak/>
        <w:t>FIGURE 2A.1. Evidence was concentrated in Machakos, Kiambu and western Kenya, and absent from two Core Priority counties.</w:t>
      </w:r>
    </w:p>
    <w:p w14:paraId="7EAD9092" w14:textId="19273A75" w:rsidR="003B7BC9" w:rsidRPr="00D21FC8" w:rsidRDefault="00D7631A" w:rsidP="003B7BC9">
      <w:pPr>
        <w:pStyle w:val="image"/>
        <w:rPr>
          <w:noProof w:val="0"/>
        </w:rPr>
      </w:pPr>
      <w:r>
        <w:drawing>
          <wp:inline distT="0" distB="0" distL="0" distR="0" wp14:anchorId="387E9381" wp14:editId="173DA3F3">
            <wp:extent cx="6156000" cy="6156000"/>
            <wp:effectExtent l="0" t="0" r="0" b="0"/>
            <wp:docPr id="790066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1731D2C6" w14:textId="0B633FC0" w:rsidR="00307A62" w:rsidRPr="008209ED" w:rsidRDefault="00EE0A3A" w:rsidP="00D049F0">
      <w:pPr>
        <w:pStyle w:val="Notes1"/>
        <w:rPr>
          <w:lang w:val="es-AR"/>
        </w:rPr>
      </w:pPr>
      <w:r>
        <w:rPr>
          <w:rStyle w:val="SubtleEmphasis"/>
          <w:rFonts w:ascii="Calibri Light" w:hAnsi="Calibri Light"/>
          <w:iCs/>
          <w:color w:val="747474" w:themeColor="background2" w:themeShade="80"/>
        </w:rPr>
        <w:t>NOTES: a) Counties s</w:t>
      </w:r>
      <w:r>
        <w:t>haded by the number of the four screening criteria they meet (</w:t>
      </w:r>
      <w:r>
        <w:t xml:space="preserve">soil acidity (pH 5.5 or below) on active cropland; maize </w:t>
      </w:r>
      <w:r>
        <w:t xml:space="preserve">dominance over 50% of cereal harvested area; a declining maize yield trend in 2013–2021; and a synthetic fertilizer application rate in the top tertile of county means). Counties meeting three or four criteria form the high-priority areas, outlined in black in both panels. Core Priority counties and the counties with most comparisons are labelled. b) Main agroecological zones of the high-priority areas (those covering at least 10% of these areas), with other zones shown in light green, and the location of the 3,713 comparisons from 82 studies, shown as teal circles sized by the number of comparisons per site. Zone names are simplified from GAEZ v4 (see Table 2A.S2 for the original names). </w:t>
      </w:r>
      <w:r w:rsidRPr="00A629F7">
        <w:t>SOURCE: Agroecology Evidence</w:t>
      </w:r>
      <w:r w:rsidRPr="008209ED">
        <w:rPr>
          <w:lang w:val="es-AR"/>
        </w:rPr>
        <w:t xml:space="preserve"> Hub; </w:t>
      </w:r>
      <w:r w:rsidRPr="00A629F7">
        <w:t xml:space="preserve">scenario maps </w:t>
      </w:r>
      <w:r w:rsidRPr="00A629F7">
        <w:t>(</w:t>
      </w:r>
      <w:r w:rsidRPr="008209ED">
        <w:rPr>
          <w:lang w:val="es-AR"/>
        </w:rPr>
        <w:t>del Río-Mena 2026</w:t>
      </w:r>
      <w:r w:rsidRPr="008209ED">
        <w:rPr>
          <w:lang w:val="es-AR"/>
        </w:rPr>
        <w:t>); GAEZ v4 (FAO and IIASA 2021).</w:t>
      </w:r>
    </w:p>
    <w:p w14:paraId="18DC002A" w14:textId="384B12EF" w:rsidR="00E449CD" w:rsidRPr="00C01E0A" w:rsidRDefault="00E449CD" w:rsidP="00E449CD">
      <w:pPr>
        <w:pStyle w:val="Heading5"/>
      </w:pPr>
      <w:r>
        <w:t>3.2.1.2 Promising AE/RA practices for soil fertility restoration</w:t>
      </w:r>
    </w:p>
    <w:p w14:paraId="132A1446" w14:textId="04727183" w:rsidR="00B152D3" w:rsidRPr="00D21FC8" w:rsidRDefault="00B152D3" w:rsidP="00B152D3">
      <w:r>
        <w:t>This section focuses on the AE/RA practices supported by strong evidence (Figure 2A.2), and the results for all practices and food groups are given in Figure 2A.S3. Results are presented by food group, starting with cereals, the main staple of school meals in these areas, followed by pulses and legumes and the remaining food groups.</w:t>
      </w:r>
    </w:p>
    <w:p w14:paraId="02DBB670" w14:textId="7657ADD1" w:rsidR="00F72736" w:rsidRPr="00D21FC8" w:rsidRDefault="00EE64B5" w:rsidP="00F72736">
      <w:r>
        <w:rPr>
          <w:b/>
          <w:bCs/>
        </w:rPr>
        <w:t xml:space="preserve">Organic matter raises cereal yields and restores soils. </w:t>
      </w:r>
      <w:r>
        <w:t xml:space="preserve">Adding organic matter to the soil, such as organic mulch, crop residues, compost or animal manure, helps restore soil fertility and raises cereal yields (Figure 2A.2a). Covering the soil with organic </w:t>
      </w:r>
      <w:r>
        <w:lastRenderedPageBreak/>
        <w:t>mulch increased maize and wheat yields and soil moisture, and helped cereals use water more efficiently (Table 2A.S3). Incorporating crop residues or tree prunings into maize fields, instead of removing them, increased cereal yields and improved soil health by increasing soil nitrogen and organic carbon (Table 2A.S4). Compost and manure increased maize and sorghum yields compared with no fertilizer, and improved soil health by increasing soil nutrients and organic matter (Table 2A.S5). Compost and manure also increased the abundance of soil macrofauna, such as earthworms, beetles, ants and termites, in cereal fields, although this was based on a single study. Mixed fertilizers, which combine manure or biochar with mineral fertilizer, increased maize and sorghum yields more consistently and raised soil nitrogen and soil moisture (Table 2A.S6). These benefits suggest that by returning organic matter to the soil, and by replacing synthetic fertilizer with compost or manure or combining it with them, farmers in these areas could restore soil fertility and reduce their dependence on costly synthetic fertilizer without compromising cereal yields.</w:t>
      </w:r>
    </w:p>
    <w:p w14:paraId="1B575BBB" w14:textId="31613E9F" w:rsidR="00810797" w:rsidRPr="00C01E0A" w:rsidRDefault="00786329" w:rsidP="00A7336E">
      <w:pPr>
        <w:rPr>
          <w:b/>
          <w:bCs/>
        </w:rPr>
      </w:pPr>
      <w:r>
        <w:rPr>
          <w:b/>
          <w:bCs/>
        </w:rPr>
        <w:t xml:space="preserve">Cereal–legume intercrops raise cereal yields and control pests. </w:t>
      </w:r>
      <w:r>
        <w:t xml:space="preserve">Intercropping cereals with legumes increased cereal yields while reducing weeds and insect pests (Figure 2A.2a). Intercrops of maize with pulses and legumes, such as common bean, groundnut, pigeon pea, cowpea or mung bean, maintained or increased maize yields compared with maize grown alone (Table 2A.S7a). Push-pull systems, in which finger millet, maize or sorghum are intercropped with </w:t>
      </w:r>
      <w:r>
        <w:rPr>
          <w:i/>
          <w:iCs/>
        </w:rPr>
        <w:t>Desmodium spp.,</w:t>
      </w:r>
      <w:r>
        <w:t xml:space="preserve"> forage legumes, gave the most consistent yield gains and reduced the number of Striga plants, a parasitic weed, and the damage caused by stem borers (Table 2A.S7b). Intercropping maize with green manure legumes, such as </w:t>
      </w:r>
      <w:r>
        <w:rPr>
          <w:i/>
          <w:iCs/>
        </w:rPr>
        <w:t>Crotalaria</w:t>
      </w:r>
      <w:r>
        <w:t xml:space="preserve"> and velvet bean, or with the nitrogen-fixing tree </w:t>
      </w:r>
      <w:r>
        <w:rPr>
          <w:i/>
          <w:iCs/>
        </w:rPr>
        <w:t xml:space="preserve">Gliricidia sepium </w:t>
      </w:r>
      <w:r>
        <w:t>also</w:t>
      </w:r>
      <w:r>
        <w:rPr>
          <w:i/>
          <w:iCs/>
        </w:rPr>
        <w:t xml:space="preserve"> </w:t>
      </w:r>
      <w:r>
        <w:t xml:space="preserve">increased maize yields (Table 2A.S7a). Together, these AE/RA practices could support school-meal programmes by increasing the supply of maize, the staple of most school meals, and by adding pulses and legumes as a local source of plant protein. Legumes intercropped with cereals can also improve soil fertility by fixing nitrogen from the air </w:t>
      </w:r>
      <w:r>
        <w:fldChar w:fldCharType="begin"/>
      </w:r>
      <w:r>
        <w:instrText xml:space="preserve"> ADDIN ZOTERO_ITEM CSL_CITATION {"citationID":"BCd2ZMm3","properties":{"unsorted":false,"formattedCitation":"(Muoni et al. 2022)","plainCitation":"(Muoni et al. 2022)","noteIndex":0},"citationItems":[{"id":45103,"uris":["http://zotero.org/groups/5360230/items/2ATYSRHM"],"itemData":{"id":45103,"type":"article-journal","abstract":"Legumes play a key role in food and nutrition security, providing livestock feed and contributing to soil fertility, in mixed smallholder farms in sub-Saharan Africa (SSA). The environmental conditions under which smallholder farming is practiced are highly heterogeneous with large differences in management practices among farms resulting in variable legume productivity. A meta-analysis based on 128 publications was conducted to quantify the effects of intercropping, inoculation with rhizobia, minimum tillage and phosphorus application on legume grain and biomass yield and the amount of biological nitrogen fixation in a range of SSA contexts. To further explain the heterogeneity in the results, legume species, type of inoculant, P-application rate, altitude, rainfall, soil characteristics and non-legume companion crops were used as moderators. Intercropping as compared to sole cropping reduced legume biomass and grain yields to varying extents, although the total land equivalent ratio for the sum of the intercrops was higher than 1 (1.2–1.9) in all cases. Expressed as the relative land equivalent ratio (rLER) intercropping affected pigeonpea grain yield the least (rLER 0.9) and faba bean the most (rLER 0.3). The non-legume companion crops explained some of the heterogeneity where maize and sorghum significantly reduced the legume yields. Inoculation and P application increased legume grain and biomass yield and moderators such as legume species, type of inoculant, soil organic carbon and soil pH further explained the different effects of the management practices on legume productivity. Minimum tillage had no effect on legume productivity, although less data were available than for the other practices. We conclude that intercropping with legumes improves overall productivity and that application of P fertilizer and inoculants increase legume grain and biomass yield. The effect varies with crop species, soil type and other environmental conditions, and this needs to be factored into tailored recommendations supporting decision making in smallholder farming.","citation-key":"muoniEffectsManagementPractices2022","container-title":"Food and Energy Security","DOI":"10.1002/fes3.366","ISSN":"2048-3694, 2048-3694","issue":"2","journalAbbreviation":"Food and Energy Security","language":"en","page":"e366","source":"DOI.org (Crossref)","title":"Effects of management practices on legume productivity in smallholder farming systems in sub‐Saharan Africa","volume":"11","author":[{"family":"Muoni","given":"Tarirai"},{"family":"Jonsson","given":"Mattias"},{"family":"Duncan","given":"Alan J."},{"family":"Watson","given":"Christine A."},{"family":"Bergkvist","given":"Göran"},{"family":"Barnes","given":"Andrew P."},{"family":"Öborn","given":"Ingrid"}],"issued":{"date-parts":[["2022",5]]}}}],"schema":"https://github.com/citation-style-language/schema/raw/master/csl-citation.json"} </w:instrText>
      </w:r>
      <w:r>
        <w:fldChar w:fldCharType="separate"/>
      </w:r>
      <w:r>
        <w:rPr>
          <w:rFonts w:cs="Calibri Light"/>
        </w:rPr>
        <w:t>(Muoni et al. 2022)</w:t>
      </w:r>
      <w:r>
        <w:fldChar w:fldCharType="end"/>
      </w:r>
      <w:r>
        <w:t xml:space="preserve">, and push-pull, which controls pests without chemicals, could reduce pesticide residues in food served to schoolchildren </w:t>
      </w:r>
      <w:r>
        <w:rPr>
          <w:color w:val="EE0000"/>
          <w:highlight w:val="yellow"/>
        </w:rPr>
        <w:t>(Khan et al. 2011)</w:t>
      </w:r>
      <w:r>
        <w:t>.</w:t>
      </w:r>
    </w:p>
    <w:p w14:paraId="5DDFF539" w14:textId="75606C3D" w:rsidR="00173F15" w:rsidRDefault="00683ABB" w:rsidP="000A6AE8">
      <w:r>
        <w:rPr>
          <w:b/>
          <w:bCs/>
        </w:rPr>
        <w:t xml:space="preserve">Other practices maintain cereal yields. </w:t>
      </w:r>
      <w:r>
        <w:t>Cereal productivity under biochar, agroforestry, crop rotation, and reduced tillage was similar to that under conventional practices (Figure 2A.2a). Adding biochar to maize fields gave maize yields similar to those of fields without fertilizer, based mainly on studies in western Kenya (Table 2A.S8a). Growing maize with trees, mainly in alley cropping with nitrogen-fixing trees, gave mixed results, with maize yields higher in about half of the comparisons and lower when maize was grown next to hedgerows (Table 2A.S8b). Rotating maize with legumes gave maize yields similar to those of continuous maize, while also producing a pulse or legume crop in the seasons between maize crops (Table 2A.S8c). Reducing tillage gave sorghum and maize yields similar to those under conventional tillage, with most of the evidence coming from sorghum (Table 2A.S8d). Farmers could adopt these practices without compromising cereal production, although evidence on the other benefits they may bring, such as soil protection or tree products, was too limited to draw conclusions.</w:t>
      </w:r>
    </w:p>
    <w:p w14:paraId="6C8A4448" w14:textId="0962EF86" w:rsidR="003D3506" w:rsidRPr="00D21FC8" w:rsidRDefault="00AB1243" w:rsidP="003D3506">
      <w:pPr>
        <w:rPr>
          <w:b/>
          <w:bCs/>
          <w:color w:val="EE0000"/>
        </w:rPr>
      </w:pPr>
      <w:r>
        <w:rPr>
          <w:b/>
          <w:bCs/>
        </w:rPr>
        <w:t>Intercrops produce more maize but fewer pulses and legumes</w:t>
      </w:r>
      <w:r>
        <w:t>. Pulses and legumes, mainly pigeon pea and common bean, yielded less when intercropped with maize than when grown alone (Figure 2A.2b; Table 2A.S9a), which is expected as the legume is planted at a lower density and competes with maize for light, water and nutrients. Incorporating crop residues and tree prunings into these maize–legume intercrops reduced pigeon pea yields further (Table 2A.S9b), while raising maize yields (Table 2A.S4a). Intercrops give more maize and some pulses and legumes from the same field, while pulses and legumes grown alone could provide more plant protein for school meals.</w:t>
      </w:r>
    </w:p>
    <w:p w14:paraId="38054BBF" w14:textId="04DFD90E" w:rsidR="00174F43" w:rsidRPr="00D21FC8" w:rsidRDefault="00206195" w:rsidP="007A1BCD">
      <w:r>
        <w:rPr>
          <w:b/>
          <w:bCs/>
        </w:rPr>
        <w:t>Little evidence for vegetables, roots, nuts and fruits.</w:t>
      </w:r>
      <w:r>
        <w:t xml:space="preserve"> Evidence for other food groups important for school meals, such as vegetables, nuts and seeds, and roots and tubers, was scattered across practices and outcomes, with no effect supported by strong evidence, and no study measured fruits (Figure 2A.S3c–e). For vegetables, supplemental drip irrigation increased the yields of kale and cabbage in humid regions of Kiambu and Embu compared with rainfed production (Table 2A.S10). Evidence on other practices, such as organic fertilizers and intercropping, for these food groups was too limited to draw conclusions. This limits what can be concluded about how these practices contribute to diverse and nutritious diets. In general, most studies measured crop yields, while effects on profitability, labour demand, biodiversity and climate mitigation were rarely assessed, although these determine whether farmers can adopt the practices. Most comparisons were located </w:t>
      </w:r>
      <w:r>
        <w:lastRenderedPageBreak/>
        <w:t>outside the main agroecological zones of the high-priority areas, particularly the semi-arid zones, so the results may not fully represent the conditions that prevail across most of these areas.</w:t>
      </w:r>
    </w:p>
    <w:p w14:paraId="2D2AEF71" w14:textId="069A7741" w:rsidR="00174F43" w:rsidRPr="00C01E0A" w:rsidRDefault="00DE2C45" w:rsidP="00DE2C45">
      <w:pPr>
        <w:pStyle w:val="Tables"/>
      </w:pPr>
      <w:r>
        <w:t xml:space="preserve">FIGURE 2A.2. Organic inputs and legume </w:t>
      </w:r>
      <w:r w:rsidR="00A6436E">
        <w:t>intercrop</w:t>
      </w:r>
      <w:r>
        <w:t xml:space="preserve"> improved cereal productivity, while intercropped legumes yielded less</w:t>
      </w:r>
      <w:r w:rsidR="00A629F7">
        <w:t>.</w:t>
      </w:r>
    </w:p>
    <w:p w14:paraId="6FB0D610" w14:textId="5AD01747" w:rsidR="00EE1558" w:rsidRPr="00C01E0A" w:rsidRDefault="00D214E1" w:rsidP="00DE2C45">
      <w:pPr>
        <w:pStyle w:val="image"/>
        <w:rPr>
          <w:noProof w:val="0"/>
        </w:rPr>
      </w:pPr>
      <w:r>
        <w:drawing>
          <wp:inline distT="0" distB="0" distL="0" distR="0" wp14:anchorId="1A9D7617" wp14:editId="24EF9BED">
            <wp:extent cx="6156000" cy="4248180"/>
            <wp:effectExtent l="0" t="0" r="0" b="0"/>
            <wp:docPr id="18845692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56000" cy="4248180"/>
                    </a:xfrm>
                    <a:prstGeom prst="rect">
                      <a:avLst/>
                    </a:prstGeom>
                    <a:noFill/>
                    <a:ln>
                      <a:noFill/>
                    </a:ln>
                  </pic:spPr>
                </pic:pic>
              </a:graphicData>
            </a:graphic>
          </wp:inline>
        </w:drawing>
      </w:r>
    </w:p>
    <w:p w14:paraId="1CC68972" w14:textId="089C3294" w:rsidR="002F24AD" w:rsidRPr="00C01E0A" w:rsidRDefault="00DE2C45" w:rsidP="002F24AD">
      <w:pPr>
        <w:pStyle w:val="Notes1"/>
      </w:pPr>
      <w:r>
        <w:t>NOTES: Effects of AE/RA practices with strong evidence on eight dimensions of farm performance for a) cereals, and b) pulses and legumes in the high-priority areas of Scenario 2A. Each row is an AE/RA practice compared with the conventional practice named in the bold heading above it, and each column is a dimension of farm performance. The percentage in each cell is the share of comparisons in which the AE/RA practice improved that dimension, and n is the number of comparisons. Blue cells show a positive effect (at least 65% of comparisons improved), grey cells a neutral effect (36–64% of comparisons improved) and orange cells a negative effect (35% or fewer comparisons improved). Darker shades show strong evidence (at least 50 comparisons from at least three studies) and lighter shades limited evidence. Empty cells mean that no study measured that dimension. The results for all practices and food groups are given in Figure 2A.S3. SOURCE: Agroecology Evidence Hub.</w:t>
      </w:r>
      <w:r>
        <w:br w:type="page"/>
      </w:r>
    </w:p>
    <w:p w14:paraId="5B49F69B" w14:textId="77777777" w:rsidR="00A043BB" w:rsidRDefault="006B6D12">
      <w:pPr>
        <w:pStyle w:val="Heading5"/>
        <w:rPr>
          <w:ins w:id="38" w:author="Trinidad del Río-Mena" w:date="2026-10-27T13:30:00Z"/>
        </w:rPr>
      </w:pPr>
      <w:ins w:id="39" w:author="Trinidad del Río-Mena" w:date="2026-10-27T13:30:00Z">
        <w:r>
          <w:lastRenderedPageBreak/>
          <w:t>3.2.1.3 How the context shapes the response</w:t>
        </w:r>
      </w:ins>
    </w:p>
    <w:p w14:paraId="3F867D9D" w14:textId="77777777" w:rsidR="00A043BB" w:rsidRDefault="006B6D12">
      <w:pPr>
        <w:rPr>
          <w:ins w:id="40" w:author="Trinidad del Río-Mena" w:date="2026-10-27T13:30:00Z"/>
        </w:rPr>
      </w:pPr>
      <w:ins w:id="41" w:author="Trinidad del Río-Mena" w:date="2026-10-27T13:30:00Z">
        <w:r>
          <w:t>The context layers do not change which counties are flagged, but they show which of these practices fit where (Figure 2A.3; del Río-Mena 2026). On most of the acidic cropland, acidity is strong but not very strong (pH 5.0–5.5), and low organic carbon is often the bigger limit. In Vihiga and Machakos, low organic carbon covers 64% and 99% of the acidic cropland, so adding organic matter, which raised cereal yields and restored soil health in the evidence above, is the first step there. In the other Core Prio</w:t>
        </w:r>
        <w:r>
          <w:t>rity counties, organic carbon is moderate, and cereal–legume intercrops combined with manure or compost fit well. Lime is kept for fields where a soil test shows very strong acidity.</w:t>
        </w:r>
      </w:ins>
    </w:p>
    <w:p w14:paraId="258DB9B1" w14:textId="77777777" w:rsidR="00A043BB" w:rsidRDefault="006B6D12">
      <w:pPr>
        <w:rPr>
          <w:ins w:id="42" w:author="Trinidad del Río-Mena" w:date="2026-10-27T13:30:00Z"/>
        </w:rPr>
      </w:pPr>
      <w:ins w:id="43" w:author="Trinidad del Río-Mena" w:date="2026-10-27T13:30:00Z">
        <w:r>
          <w:t>The evidence is unevenly spread across these counties. Most comparisons come from Machakos (852) and Vihiga (146), where organic matter comes first. Among the counties where legumes and organic inputs are proposed, only Embu is well covered (283 comparisons), while Bomet and Elgeyo-Marakwet have no studies and Uasin Gishu has 5 comparisons (Table 2A.S1). The response proposed for the northern Rift Valley therefore rests on evidence from other counties.</w:t>
        </w:r>
      </w:ins>
    </w:p>
    <w:p w14:paraId="491983FB" w14:textId="77777777" w:rsidR="00A043BB" w:rsidRDefault="006B6D12">
      <w:pPr>
        <w:rPr>
          <w:ins w:id="44" w:author="Trinidad del Río-Mena" w:date="2026-10-27T13:30:00Z"/>
        </w:rPr>
      </w:pPr>
      <w:ins w:id="45" w:author="Trinidad del Río-Mena" w:date="2026-10-27T13:30:00Z">
        <w:r>
          <w:t>The Core Priority counties are among the least deprived in Kenya. Their Multidimensional Poverty Index ranges from 0.06 to 0.14, most of their area is within an hour of a town, and young women and men both average more than nine years of schooling. Farmers can therefore reach input dealers and buyers for legumes, including school-meal procurement, and standard extension materials are likely to work. Being better off does not mean that children are well nourished: six of the nine maize-belt counties that hav</w:t>
        </w:r>
        <w:r>
          <w:t>e no food-crisis assessment have child stunting of 30% or more, the level the World Health Organization classes as very high (del Río-Mena 2026). Nationally, however, only 3.1% of women aged 15–49 own land alone (KNBS and ICF 2023), so practices that require investing in a plot over several seasons, such as compost, residue retention or trees, should be planned with both spouses.</w:t>
        </w:r>
      </w:ins>
    </w:p>
    <w:p w14:paraId="72E9155D" w14:textId="77777777" w:rsidR="00A043BB" w:rsidRDefault="006B6D12">
      <w:pPr>
        <w:pStyle w:val="Tables"/>
        <w:rPr>
          <w:ins w:id="46" w:author="Trinidad del Río-Mena" w:date="2026-10-27T13:30:00Z"/>
        </w:rPr>
      </w:pPr>
      <w:ins w:id="47" w:author="Trinidad del Río-Mena" w:date="2026-10-27T13:30:00Z">
        <w:r>
          <w:t>FIGURE 2A.3. Organic matter is the first need in Vihiga and Machakos, and the Core Priority counties are among the least deprived in Kenya.</w:t>
        </w:r>
      </w:ins>
    </w:p>
    <w:p w14:paraId="72E5812D" w14:textId="77777777" w:rsidR="00A043BB" w:rsidRDefault="006B6D12">
      <w:pPr>
        <w:pStyle w:val="image"/>
        <w:rPr>
          <w:ins w:id="48" w:author="Trinidad del Río-Mena" w:date="2026-10-27T13:30:00Z"/>
          <w:noProof w:val="0"/>
        </w:rPr>
      </w:pPr>
      <w:ins w:id="49" w:author="Trinidad del Río-Mena" w:date="2026-10-27T13:30:00Z">
        <w:r>
          <w:drawing>
            <wp:inline distT="0" distB="0" distL="0" distR="0" wp14:anchorId="1B96FB8C" wp14:editId="0A3CDC84">
              <wp:extent cx="6156000" cy="3031761"/>
              <wp:effectExtent l="0" t="0" r="0" b="0"/>
              <wp:docPr id="990001" name="Context 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 2A"/>
                      <pic:cNvPicPr>
                        <a:picLocks noChangeAspect="1"/>
                      </pic:cNvPicPr>
                    </pic:nvPicPr>
                    <pic:blipFill>
                      <a:blip r:embed="rId17"/>
                      <a:stretch>
                        <a:fillRect/>
                      </a:stretch>
                    </pic:blipFill>
                    <pic:spPr>
                      <a:xfrm>
                        <a:off x="0" y="0"/>
                        <a:ext cx="6156000" cy="3031761"/>
                      </a:xfrm>
                      <a:prstGeom prst="rect">
                        <a:avLst/>
                      </a:prstGeom>
                    </pic:spPr>
                  </pic:pic>
                </a:graphicData>
              </a:graphic>
            </wp:inline>
          </w:drawing>
        </w:r>
      </w:ins>
    </w:p>
    <w:p w14:paraId="699986DE" w14:textId="77777777" w:rsidR="00A043BB" w:rsidRDefault="006B6D12">
      <w:pPr>
        <w:pStyle w:val="Notes1"/>
        <w:rPr>
          <w:ins w:id="50" w:author="Trinidad del Río-Mena" w:date="2026-10-27T13:30:00Z"/>
        </w:rPr>
      </w:pPr>
      <w:ins w:id="51" w:author="Trinidad del Río-Mena" w:date="2026-10-27T13:30:00Z">
        <w:r>
          <w:lastRenderedPageBreak/>
          <w:t>NOTES: From left to right: the soil response suggested for the acidic active cropland of each county with at least 100 ha of it (pH 5.5 or below; ‘organic matter first’ where topsoil organic carbon is below 15 g/kg on at least half of this cropland, otherwise ‘legumes + organic inputs’); the Multidimensional Poverty Index; travel time to urban centres (commercial hub: under 1 hour to a city of 20,000 or more; local market: under 1 hour to a town of 5,000 or more; deep isolation: more than 1 hour to any urba</w:t>
        </w:r>
        <w:r>
          <w:t>n centre); and mean years of schooling of women and men aged 20–24 in 2017, tested against six years, the length of primary school. The six Core Priority counties are outlined. SOURCE: del Río-Mena (2026), based on Hengl et al. (2021), UNDP and OPHI (2024), Nelson et al. (2019) and Local Burden of Disease Educational Attainment Collaborators (2020).</w:t>
        </w:r>
      </w:ins>
    </w:p>
    <w:p w14:paraId="3F333E3D" w14:textId="013F3A28" w:rsidR="00DE2419" w:rsidRPr="00A304B8" w:rsidRDefault="00E7693B" w:rsidP="00DF5890">
      <w:pPr>
        <w:pStyle w:val="Heading4"/>
        <w:rPr>
          <w:lang w:val="es-ES"/>
        </w:rPr>
      </w:pPr>
      <w:r w:rsidRPr="00A304B8">
        <w:rPr>
          <w:lang w:val="es-ES"/>
        </w:rPr>
        <w:t>3.2.2. Scenario 2B: Arid pastoral micro-gardens</w:t>
      </w:r>
    </w:p>
    <w:p w14:paraId="07C0D2CD" w14:textId="6FF01EED" w:rsidR="000C1BE8" w:rsidRDefault="001D206A" w:rsidP="000C1BE8">
      <w:r>
        <w:t xml:space="preserve">Scenario 2B covers the arid and semi-arid lands of northern and eastern Kenya, where pastoralism is the main livelihood and diets rely heavily on livestock products. Severe water scarcity, recurrent food crises and conflict over water and grazing land limit crop production, leaving diets short of vegetables and other plant-based foods. To address this problem, the scenario calls for producing vegetables and plant-protein crops locally with very little water, in small plots close to households, which can supply school meals (Table 2.1). </w:t>
      </w:r>
      <w:ins w:id="52" w:author="Trinidad del Río-Mena" w:date="2026-10-27T13:30:00Z">
        <w:r>
          <w:t>The soil and socio-economic conditions that the response needs to fit are described in Section 3.2.2.3.</w:t>
        </w:r>
      </w:ins>
    </w:p>
    <w:tbl>
      <w:tblPr>
        <w:tblStyle w:val="TableGrid"/>
        <w:tblW w:w="0" w:type="auto"/>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4" w:space="0" w:color="156082"/>
          <w:insideV w:val="single" w:sz="4" w:space="0" w:color="156082"/>
        </w:tblBorders>
        <w:tblLook w:val="04A0" w:firstRow="1" w:lastRow="0" w:firstColumn="1" w:lastColumn="0" w:noHBand="0" w:noVBand="1"/>
      </w:tblPr>
      <w:tblGrid>
        <w:gridCol w:w="10742"/>
      </w:tblGrid>
      <w:tr w:rsidR="00E23C1E" w:rsidRPr="00C01E0A" w14:paraId="2EEB138F" w14:textId="77777777" w:rsidTr="000C1BE8">
        <w:tc>
          <w:tcPr>
            <w:tcW w:w="10742" w:type="dxa"/>
            <w:shd w:val="clear" w:color="auto" w:fill="156082" w:themeFill="accent1"/>
          </w:tcPr>
          <w:p w14:paraId="7EF2426C" w14:textId="1A374CCE" w:rsidR="00E23C1E" w:rsidRPr="00C01E0A" w:rsidRDefault="00E23C1E" w:rsidP="00EA6768">
            <w:pPr>
              <w:pStyle w:val="KeyMessages"/>
            </w:pPr>
            <w:r>
              <w:t>KEY MESSAGES – SCENARIO 2B</w:t>
            </w:r>
          </w:p>
        </w:tc>
      </w:tr>
      <w:tr w:rsidR="00E23C1E" w:rsidRPr="00C01E0A" w14:paraId="7E6029FC" w14:textId="77777777" w:rsidTr="000C1BE8">
        <w:tc>
          <w:tcPr>
            <w:tcW w:w="10742" w:type="dxa"/>
          </w:tcPr>
          <w:p w14:paraId="05EF4BFC" w14:textId="69ED4319" w:rsidR="007814D5" w:rsidRDefault="007814D5" w:rsidP="00084243">
            <w:pPr>
              <w:numPr>
                <w:ilvl w:val="0"/>
                <w:numId w:val="9"/>
              </w:numPr>
              <w:spacing w:before="120" w:after="120"/>
              <w:jc w:val="left"/>
              <w:rPr>
                <w:rFonts w:eastAsia="Times New Roman" w:cs="Calibri Light"/>
                <w:kern w:val="0"/>
                <w:szCs w:val="22"/>
                <w:lang w:eastAsia="en-GB"/>
                <w14:ligatures w14:val="none"/>
              </w:rPr>
            </w:pPr>
            <w:r>
              <w:rPr>
                <w:rFonts w:eastAsia="Times New Roman" w:cs="Calibri Light"/>
                <w:kern w:val="0"/>
                <w:szCs w:val="22"/>
                <w:lang w:eastAsia="en-GB"/>
                <w14:ligatures w14:val="none"/>
              </w:rPr>
              <w:t>The evidence can guide food production in the humid areas of Embu and in the semi-arid lowlands with soil or terrain limitations that cover much of Embu, Garissa, Isiolo, Mandera and Turkana, but there is almost no evidence yet for the desert and arid land that covers about 40% of Garissa, Isiolo and Turkana, nor for the semi-arid lowlands without soil or terrain limitations that cover half of Mandera.</w:t>
            </w:r>
          </w:p>
          <w:p w14:paraId="0425C355" w14:textId="0862966F" w:rsidR="004450BA" w:rsidRPr="004450BA" w:rsidRDefault="00805293" w:rsidP="00084243">
            <w:pPr>
              <w:numPr>
                <w:ilvl w:val="0"/>
                <w:numId w:val="9"/>
              </w:numPr>
              <w:spacing w:before="120" w:after="120"/>
              <w:jc w:val="left"/>
              <w:rPr>
                <w:rFonts w:eastAsia="Times New Roman" w:cs="Calibri Light"/>
                <w:kern w:val="0"/>
                <w:szCs w:val="22"/>
                <w:lang w:eastAsia="en-GB"/>
                <w14:ligatures w14:val="none"/>
              </w:rPr>
            </w:pPr>
            <w:r>
              <w:rPr>
                <w:rFonts w:eastAsia="Times New Roman" w:cs="Calibri Light"/>
                <w:kern w:val="0"/>
                <w:szCs w:val="22"/>
                <w:lang w:eastAsia="en-GB"/>
                <w14:ligatures w14:val="none"/>
              </w:rPr>
              <w:t>Adding organic matter to the soil raised maize yields. Combining manure or biochar with mineral fertilizer raised maize yields in 94% of comparisons, in both humid and semi-arid areas, and also raised soybean yields.</w:t>
            </w:r>
          </w:p>
          <w:p w14:paraId="37C33B24" w14:textId="06B5AFC8" w:rsidR="004450BA" w:rsidRDefault="004450BA" w:rsidP="00084243">
            <w:pPr>
              <w:numPr>
                <w:ilvl w:val="0"/>
                <w:numId w:val="9"/>
              </w:numPr>
              <w:spacing w:before="120" w:after="120"/>
              <w:jc w:val="left"/>
              <w:rPr>
                <w:rFonts w:eastAsia="Times New Roman" w:cs="Calibri Light"/>
                <w:kern w:val="0"/>
                <w:szCs w:val="22"/>
                <w:lang w:eastAsia="en-GB"/>
                <w14:ligatures w14:val="none"/>
              </w:rPr>
            </w:pPr>
            <w:r>
              <w:rPr>
                <w:rFonts w:eastAsia="Times New Roman" w:cs="Calibri Light"/>
                <w:kern w:val="0"/>
                <w:szCs w:val="22"/>
                <w:lang w:eastAsia="en-GB"/>
                <w14:ligatures w14:val="none"/>
              </w:rPr>
              <w:t>In the semi-arid lowlands, covering the soil with organic mulch raised maize yields and reduced water runoff, while incorporating crop residues into the soil lowered soil moisture.</w:t>
            </w:r>
          </w:p>
          <w:p w14:paraId="258F5A4A" w14:textId="77777777" w:rsidR="00084243" w:rsidRPr="00084243" w:rsidRDefault="00084243" w:rsidP="00084243">
            <w:pPr>
              <w:numPr>
                <w:ilvl w:val="0"/>
                <w:numId w:val="9"/>
              </w:numPr>
              <w:spacing w:before="120" w:after="120"/>
              <w:jc w:val="left"/>
              <w:rPr>
                <w:rFonts w:eastAsia="Times New Roman" w:cs="Calibri Light"/>
                <w:kern w:val="0"/>
                <w:szCs w:val="22"/>
                <w:lang w:eastAsia="en-GB"/>
                <w14:ligatures w14:val="none"/>
              </w:rPr>
            </w:pPr>
            <w:r>
              <w:rPr>
                <w:rFonts w:eastAsia="Times New Roman" w:cs="Calibri Light"/>
                <w:kern w:val="0"/>
                <w:szCs w:val="22"/>
                <w:lang w:eastAsia="en-GB"/>
                <w14:ligatures w14:val="none"/>
              </w:rPr>
              <w:t>Intercrops of common bean with baby corn, sunflower or potato had about 40% fewer insect pests and twice as many predatory bugs that feed on them, but beans yielded less than when grown alone.</w:t>
            </w:r>
          </w:p>
          <w:p w14:paraId="57C0B4CF" w14:textId="77777777" w:rsidR="004450BA" w:rsidRPr="004450BA" w:rsidRDefault="004450BA" w:rsidP="00084243">
            <w:pPr>
              <w:numPr>
                <w:ilvl w:val="0"/>
                <w:numId w:val="9"/>
              </w:numPr>
              <w:spacing w:before="120" w:after="120"/>
              <w:jc w:val="left"/>
              <w:rPr>
                <w:rFonts w:eastAsia="Times New Roman" w:cs="Calibri Light"/>
                <w:kern w:val="0"/>
                <w:szCs w:val="22"/>
                <w:lang w:eastAsia="en-GB"/>
                <w14:ligatures w14:val="none"/>
              </w:rPr>
            </w:pPr>
            <w:r>
              <w:rPr>
                <w:rFonts w:eastAsia="Times New Roman" w:cs="Calibri Light"/>
                <w:kern w:val="0"/>
                <w:szCs w:val="22"/>
                <w:lang w:eastAsia="en-GB"/>
                <w14:ligatures w14:val="none"/>
              </w:rPr>
              <w:t>Where some water is available, supplemental drip irrigation doubled cabbage yields and net returns compared with rainfed production.</w:t>
            </w:r>
          </w:p>
          <w:p w14:paraId="0B9C1862" w14:textId="3784FA32" w:rsidR="004F53D6" w:rsidRPr="00F25DB1" w:rsidRDefault="004450BA" w:rsidP="00084243">
            <w:pPr>
              <w:numPr>
                <w:ilvl w:val="0"/>
                <w:numId w:val="9"/>
              </w:numPr>
              <w:spacing w:before="120" w:after="120"/>
              <w:jc w:val="left"/>
              <w:rPr>
                <w:rFonts w:eastAsia="Times New Roman" w:cs="Calibri Light"/>
                <w:kern w:val="0"/>
                <w:szCs w:val="22"/>
                <w:lang w:eastAsia="en-GB"/>
                <w14:ligatures w14:val="none"/>
              </w:rPr>
            </w:pPr>
            <w:r>
              <w:rPr>
                <w:rFonts w:eastAsia="Times New Roman" w:cs="Calibri Light"/>
                <w:kern w:val="0"/>
                <w:szCs w:val="22"/>
                <w:lang w:eastAsia="en-GB"/>
                <w14:ligatures w14:val="none"/>
              </w:rPr>
              <w:t>No study assessed how to produce vegetables and plant-protein crops with very little water or on saline soils, nor the crops proposed for this scenario, such as cowpea, amaranth, spider plant or moringa.</w:t>
            </w:r>
          </w:p>
          <w:p w14:paraId="41D7E5AA" w14:textId="77777777" w:rsidR="00A043BB" w:rsidRDefault="006B6D12">
            <w:pPr>
              <w:numPr>
                <w:ilvl w:val="0"/>
                <w:numId w:val="9"/>
              </w:numPr>
              <w:spacing w:before="120" w:after="120"/>
              <w:jc w:val="left"/>
              <w:rPr>
                <w:rFonts w:eastAsia="Times New Roman" w:cs="Calibri Light"/>
                <w:kern w:val="0"/>
                <w:szCs w:val="22"/>
                <w:lang w:eastAsia="en-GB"/>
                <w14:ligatures w14:val="none"/>
              </w:rPr>
            </w:pPr>
            <w:ins w:id="53" w:author="Trinidad del Río-Mena" w:date="2026-10-27T13:30:00Z">
              <w:r>
                <w:rPr>
                  <w:rFonts w:eastAsia="Times New Roman" w:cs="Calibri Light"/>
                  <w:kern w:val="0"/>
                  <w:szCs w:val="22"/>
                  <w:lang w:eastAsia="en-GB"/>
                  <w14:ligatures w14:val="none"/>
                </w:rPr>
                <w:t>The context layers add saline soils in Garissa, Isiolo and Turkana, high poverty, isolation and low schooling for women, so gardens need contained beds, local inputs and hands-on training, none of which the evidence has tested.</w:t>
              </w:r>
            </w:ins>
          </w:p>
        </w:tc>
      </w:tr>
    </w:tbl>
    <w:p w14:paraId="372F647D" w14:textId="488877B9" w:rsidR="00E23C1E" w:rsidRPr="00C01E0A" w:rsidRDefault="00E23C1E" w:rsidP="00E23C1E">
      <w:pPr>
        <w:pStyle w:val="Heading5"/>
      </w:pPr>
      <w:r>
        <w:t>3.2.2.1 What evidence on AE/RA practices exists, and where</w:t>
      </w:r>
    </w:p>
    <w:p w14:paraId="22F22DD4" w14:textId="2FC3F620" w:rsidR="005C54FD" w:rsidRPr="00D21FC8" w:rsidRDefault="003241F5" w:rsidP="005C54FD">
      <w:r>
        <w:t xml:space="preserve">The high-priority areas of Scenario 2B cover six arid and semi-arid counties. Mandera is the only </w:t>
      </w:r>
      <w:r w:rsidR="00A6436E">
        <w:t>Core Priority County</w:t>
      </w:r>
      <w:ins w:id="54" w:author="Trinidad del Río-Mena" w:date="2026-10-27T13:30:00Z">
        <w:r>
          <w:t>,</w:t>
        </w:r>
      </w:ins>
      <w:r>
        <w:t xml:space="preserve"> meeting all five screening criteria, and Embu, Garissa, Isiolo, Turkana and West Pokot meet four (Figure 2B.1a). Evidence on AE/RA practices was available only for Embu, with 283 comparisons from 12 studies, while no evidence was available for Mandera, Garissa, Isiolo, Turkana or West Pokot (Figure 2B.1b; Table 2B.S1).</w:t>
      </w:r>
      <w:ins w:id="55" w:author="Trinidad del Río-Mena" w:date="2026-10-26T19:00:00Z">
        <w:r>
          <w:t xml:space="preserve"> Embu is also the least typical of these counties: it has low poverty (Multidimensional Poverty Index 0.08), little isolation and no schooling gap between women and men, so its context is closer to that of the Scenario 2A counties (del Río-Mena 2026). The available evidence therefore reflects better-off conditions than those of the arid counties where most of the high-priority areas lie.</w:t>
        </w:r>
      </w:ins>
    </w:p>
    <w:p w14:paraId="4B985597" w14:textId="7E9463BA" w:rsidR="002446C8" w:rsidRDefault="00450DC3" w:rsidP="007965AB">
      <w:r>
        <w:t xml:space="preserve">Although the evidence exceeded 100 comparisons, it was not representative of these areas. Three main agroecological zones cover the high-priority areas (Table 2B.S2), but only the semi-arid lowlands with soil or terrain limitations had studies </w:t>
      </w:r>
      <w:r>
        <w:lastRenderedPageBreak/>
        <w:t>(120 comparisons from 7 studies). The remaining comparisons came from small humid zones in western Embu, which together cover less than 1% of these areas. The evidence was therefore extended to cover the two main agroecological zones without studies, adding 1 comparison (1 study) from semi-arid lowlands without soil or terrain limitations on the coast of Kenya, and 6 comparisons (1 study) from the desert or arid zone in Tanzania. In total, the analysis for this scenario was based on 290 comparisons from 14 studies. Most studies were recent, published after 2010 (Figure 2B.S1). The evidence covered five food groups, 9 AE/RA practices from five management domains, and six dimensions of farm performance (Figure 2B.S2).</w:t>
      </w:r>
    </w:p>
    <w:p w14:paraId="43229085" w14:textId="41C87438" w:rsidR="005C0CC7" w:rsidRPr="005C0CC7" w:rsidRDefault="00944DBC" w:rsidP="005C0CC7">
      <w:pPr>
        <w:pStyle w:val="Tables"/>
      </w:pPr>
      <w:r>
        <w:t xml:space="preserve">FIGURE 2B.1. </w:t>
      </w:r>
      <w:r>
        <w:rPr>
          <w:bCs/>
        </w:rPr>
        <w:t xml:space="preserve">All evidence came from Embu, and none from the other five high-priority counties, including the </w:t>
      </w:r>
      <w:r w:rsidR="00A6436E">
        <w:rPr>
          <w:bCs/>
        </w:rPr>
        <w:t>Core Priority County</w:t>
      </w:r>
      <w:r>
        <w:rPr>
          <w:bCs/>
        </w:rPr>
        <w:t xml:space="preserve"> of Mandera.</w:t>
      </w:r>
    </w:p>
    <w:p w14:paraId="1C09542F" w14:textId="5C716C9D" w:rsidR="0015289E" w:rsidRPr="00C01E0A" w:rsidRDefault="00331CB5" w:rsidP="0015289E">
      <w:pPr>
        <w:pStyle w:val="image"/>
        <w:rPr>
          <w:noProof w:val="0"/>
        </w:rPr>
      </w:pPr>
      <w:r>
        <w:drawing>
          <wp:inline distT="0" distB="0" distL="0" distR="0" wp14:anchorId="36898092" wp14:editId="6C1962C9">
            <wp:extent cx="6156000" cy="6156000"/>
            <wp:effectExtent l="0" t="0" r="0" b="0"/>
            <wp:docPr id="1835075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08155CA6" w14:textId="686B97FE" w:rsidR="005B16A6" w:rsidRPr="0019188B" w:rsidRDefault="005B16A6" w:rsidP="005B16A6">
      <w:pPr>
        <w:pStyle w:val="Notes1"/>
      </w:pPr>
      <w:r>
        <w:rPr>
          <w:bCs/>
        </w:rPr>
        <w:lastRenderedPageBreak/>
        <w:t>NOTES:</w:t>
      </w:r>
      <w:r>
        <w:t xml:space="preserve"> a) Arid and semi-arid land (ASAL) counties shaded by the number of the five screening criteria they meet (high livestock density; severe agricultural water risk; a deficit in plant-based food production; acute food insecurity at IPC Phase 3 or above; and resource-conflict events). Non-ASAL counties, shown in grey, were not assessed for this scenario. Counties meeting four or five criteria form the high-priority areas, outlined in black in both panels. All high-priority counties are labelled. b) Main agroecological zones of the high-priority areas (those covering at least 10% of these areas), with other zones shown in light green, and the location of the 283 comparisons from 12 studies within the high-priority areas, shown as teal circles sized by the number of comparisons per site. Circles with a teal outline, filled with the colour of their zone, show the comparisons added from the same main agroecological zones elsewhere in Kenya. Comparisons added from the desert or arid zone in Tanzania are outside the map and not shown. Zone names are simplified from GAEZ v4 (see Table 2B.S2 for the original names). </w:t>
      </w:r>
      <w:r w:rsidRPr="0019188B">
        <w:rPr>
          <w:b/>
        </w:rPr>
        <w:t>SOURCE</w:t>
      </w:r>
      <w:r w:rsidRPr="0019188B">
        <w:rPr>
          <w:bCs/>
        </w:rPr>
        <w:t>:</w:t>
      </w:r>
      <w:r w:rsidRPr="0019188B">
        <w:t xml:space="preserve"> Agroecology Evidence Hub; scenario </w:t>
      </w:r>
      <w:r w:rsidRPr="0019188B">
        <w:t xml:space="preserve">maps (del Río-Mena 2026); </w:t>
      </w:r>
      <w:r w:rsidRPr="0019188B">
        <w:t>GAEZ v4 (FAO and IIASA 2021).</w:t>
      </w:r>
    </w:p>
    <w:p w14:paraId="0C14DDE8" w14:textId="18621E09" w:rsidR="009B23B2" w:rsidRPr="00D273BB" w:rsidRDefault="009B23B2" w:rsidP="009B23B2">
      <w:pPr>
        <w:pStyle w:val="Heading5"/>
        <w:rPr>
          <w:color w:val="auto"/>
        </w:rPr>
      </w:pPr>
      <w:r>
        <w:rPr>
          <w:color w:val="auto"/>
        </w:rPr>
        <w:t>3.2.2.2 Potential AE/RA practices for producing food in arid and semi-arid lands</w:t>
      </w:r>
    </w:p>
    <w:p w14:paraId="5B5F8850" w14:textId="1038E528" w:rsidR="008B7FEC" w:rsidRPr="00D21FC8" w:rsidRDefault="0098591C" w:rsidP="008B7FEC">
      <w:r>
        <w:t>No AE/RA practice was supported by strong evidence in this scenario, so this section describes the limited evidence available (Figure 2B.2), which should be read as indicative. None of the needs identified for this scenario was directly assessed, as no study tested production with very little water, on saline soils or with indigenous leafy vegetables. Results are presented by food group, starting with cereals, which have most of the evidence, followed by pulses and legumes and vegetables, the foods most needed in these areas, and the remaining food groups.</w:t>
      </w:r>
    </w:p>
    <w:p w14:paraId="591A5B63" w14:textId="7854C977" w:rsidR="00A72E23" w:rsidRDefault="003D1DF4" w:rsidP="00A72E23">
      <w:r>
        <w:rPr>
          <w:b/>
          <w:bCs/>
        </w:rPr>
        <w:t xml:space="preserve">Organic inputs raised maize yields, but evidence from dry areas is scarce. </w:t>
      </w:r>
      <w:r>
        <w:t xml:space="preserve">Adding organic matter to the soil, such as crop residues, organic mulch, or manure and biochar, raised maize yields in most comparisons (Figure 2B.2a), with clearer benefits in the humid than in the semi-arid zones. Incorporating crop residues and tree </w:t>
      </w:r>
      <w:r w:rsidR="00A6436E">
        <w:t>pruning</w:t>
      </w:r>
      <w:r>
        <w:t xml:space="preserve">, such as </w:t>
      </w:r>
      <w:r w:rsidR="00A6436E">
        <w:t>Calliandra</w:t>
      </w:r>
      <w:r>
        <w:t xml:space="preserve"> and tithonia, increased maize yields in humid zones, while in drier, semi-arid parts the effects on maize yield were unclear and soil moisture was often lower than in fields where residues were removed (Table 2B.S3). Covering the soil with organic mulch increased maize yields, mainly in the semi-arid parts of Embu, where it also reduced water runoff, although it did not increase soil carbon or nitrogen (Table 2B.S4). Mixed fertilizers, which combine manure or biochar with mineral fertilizer, increased maize yields in almost all comparisons, in both the humid and the semi-arid zones (Table 2B.S5). In the drier parts of these areas, farmers could leave crop residues on the soil surface as mulch instead of incorporating them, which helps keep water in the field, and combine manure with mineral fertilizer to raise maize yields, although these practices still need to be tested in the arid counties where most of the high-priority areas are.</w:t>
      </w:r>
    </w:p>
    <w:p w14:paraId="06333D98" w14:textId="1346E354" w:rsidR="00334AB0" w:rsidRPr="00D21FC8" w:rsidRDefault="00800A5F" w:rsidP="00334AB0">
      <w:r>
        <w:rPr>
          <w:b/>
          <w:bCs/>
        </w:rPr>
        <w:t xml:space="preserve">Intercropping pulses with cereals, oilseeds or tubers reduced pests, while organic inputs raised soybean yields. </w:t>
      </w:r>
      <w:r>
        <w:t>In the humid lowlands, intercrops of common bean with baby corn, sunflower or potato had about 40% fewer insect pests and twice as many predatory bugs that feed on them (Figure 2B.2a–c, e; Table 2B.S6b, c). Only common bean yields were measured in these intercrops, and they were lower than in beans grown alone (Table 2B.S6a). In the same areas, biochar and mixed fertilizers increased soybean yields compared with no fertilizer (Table 2B.S7). For farmers, intercropping beans could be worthwhile where insect pests cause heavy losses, as it controls them without pesticides and gives a second harvest from the same field, while biochar and mixed fertilizers could help raise soybean yields.</w:t>
      </w:r>
    </w:p>
    <w:p w14:paraId="062E6494" w14:textId="398D1253" w:rsidR="0033590C" w:rsidRPr="001B4EA1" w:rsidRDefault="00373E31" w:rsidP="0033590C">
      <w:pPr>
        <w:rPr>
          <w:b/>
          <w:bCs/>
        </w:rPr>
      </w:pPr>
      <w:r>
        <w:rPr>
          <w:b/>
          <w:bCs/>
        </w:rPr>
        <w:t xml:space="preserve">Drip irrigation raised vegetable yields and net returns. </w:t>
      </w:r>
      <w:r>
        <w:t>In the humid lowlands, supplemental drip irrigation increased cabbage yields and net returns compared with rainfed production, despite slightly higher total costs (Figure 2B.2d; Table 2B.S8). Where some water is available, drip irrigation could help farmers grow more vegetables and earn more from them. No other practice was assessed for vegetables in these areas.</w:t>
      </w:r>
      <w:ins w:id="56" w:author="Trinidad del Río-Mena" w:date="2026-10-27T13:30:00Z">
        <w:r>
          <w:t xml:space="preserve"> In Mandera, the natural place to test it is the 3,291 ha of active cropland along the Daua River, where the county is expanding irrigation (del Río-Mena 2026).</w:t>
        </w:r>
      </w:ins>
    </w:p>
    <w:p w14:paraId="3680BC0F" w14:textId="0F5A4FE5" w:rsidR="00DF0374" w:rsidRPr="00D21FC8" w:rsidRDefault="002908CC" w:rsidP="00DF0374">
      <w:r>
        <w:rPr>
          <w:b/>
          <w:bCs/>
        </w:rPr>
        <w:t xml:space="preserve">Little evidence beyond maize. </w:t>
      </w:r>
      <w:r>
        <w:t>Apart from maize, the evidence was too scarce to show how to produce most of the plant-based foods needed for nutritious school meals in these areas. Evidence for roots and tubers was limited to a few comparisons (Figure 2B.2e), and no study measured fruits. None of the crops proposed for this scenario, such as cowpea, amaranth, spider plant or moringa, was assessed in these areas, and few studies measured profitability or labour demand, while none measured inputs efficiency or climate mitigation. Practices that showed benefits in Embu, such as organic mulch, mixed fertilizers and drip irrigation, could be tested on a small scale in the arid counties before being promoted more widely.</w:t>
      </w:r>
      <w:ins w:id="57" w:author="Trinidad del Río-Mena" w:date="2026-10-27T13:30:00Z">
        <w:r>
          <w:t xml:space="preserve"> </w:t>
        </w:r>
        <w:r>
          <w:lastRenderedPageBreak/>
          <w:t>Outside the field experiments in the evidence base, programme experience suggests that some of the proposed options are feasible in the region: multi-storey sack gardens were taken up by more than 5,000 households in Dadaab, in Garissa (Corbett 2006), and a farmer group in Turkana scaled up moringa from a quarter of an acre to 17 acres (Daily Nation 2026).</w:t>
        </w:r>
      </w:ins>
    </w:p>
    <w:p w14:paraId="3E5C8F7D" w14:textId="46B5C79B" w:rsidR="00E02C03" w:rsidRPr="00D40B43" w:rsidRDefault="00E02C03" w:rsidP="006824C4">
      <w:pPr>
        <w:pStyle w:val="Tables"/>
      </w:pPr>
      <w:r>
        <w:t>FIGURE 2B.2. Organic inputs raised maize and soybean yields, and drip irrigation raised cabbage yields, all based on limited evidence</w:t>
      </w:r>
      <w:r w:rsidR="00A37741">
        <w:t>.</w:t>
      </w:r>
    </w:p>
    <w:p w14:paraId="0757E1B4" w14:textId="4C315CEB" w:rsidR="0098591C" w:rsidRDefault="00344A14" w:rsidP="003049A5">
      <w:pPr>
        <w:pStyle w:val="image"/>
      </w:pPr>
      <w:r>
        <w:drawing>
          <wp:inline distT="0" distB="0" distL="0" distR="0" wp14:anchorId="36B92DE1" wp14:editId="1CC68B13">
            <wp:extent cx="6841490" cy="6654800"/>
            <wp:effectExtent l="0" t="0" r="0" b="0"/>
            <wp:docPr id="1035135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41490" cy="6654800"/>
                    </a:xfrm>
                    <a:prstGeom prst="rect">
                      <a:avLst/>
                    </a:prstGeom>
                    <a:noFill/>
                    <a:ln>
                      <a:noFill/>
                    </a:ln>
                  </pic:spPr>
                </pic:pic>
              </a:graphicData>
            </a:graphic>
          </wp:inline>
        </w:drawing>
      </w:r>
    </w:p>
    <w:p w14:paraId="40C10405" w14:textId="36EF9AEC" w:rsidR="00D65BA3" w:rsidRDefault="00D6615B" w:rsidP="00D45AA2">
      <w:pPr>
        <w:pStyle w:val="Notes1"/>
        <w:rPr>
          <w:b/>
          <w:color w:val="0F4761" w:themeColor="accent1" w:themeShade="BF"/>
          <w:sz w:val="28"/>
          <w:szCs w:val="28"/>
        </w:rPr>
      </w:pPr>
      <w:r>
        <w:rPr>
          <w:b/>
          <w:bCs/>
        </w:rPr>
        <w:t>NOTES:</w:t>
      </w:r>
      <w:r>
        <w:t xml:space="preserve"> Effects of all AE/RA practices on eight dimensions of farm performance for a) cereals, b) pulses and legumes, c) nuts and seeds, d) vegetables, and e) roots and tubers, using the comparisons located within the high-priority areas of Scenario 2B and those added from the same main agroecological zones elsewhere in Kenya and Tanzania. Each row is an AE/RA practice compared with the conventional practice named in the bold heading above it, and each column is a dimension of farm performance, grouped into farm economy, farm functioning and environment. The percentage in each cell is the share of comparisons in which the AE/RA practice improved that dimension, and n is the number of comparisons. Blue cells show a positive effect (at least 65% of comparisons improved), grey cells a neutral effect (36–64% of comparisons improved) and orange cells a negative effect (35% or fewer comparisons improved). Darker shades show strong evidence (at least 50 comparisons from at least three studies) and lighter shades limited evidence. No result for this scenario was supported by strong evidence. Empty cells mean that no study measured that dimension. </w:t>
      </w:r>
      <w:r>
        <w:rPr>
          <w:b/>
          <w:bCs/>
        </w:rPr>
        <w:t>SOURCE:</w:t>
      </w:r>
      <w:r>
        <w:t xml:space="preserve"> Agroecology Evidence Hub.</w:t>
      </w:r>
      <w:r>
        <w:br w:type="page"/>
      </w:r>
    </w:p>
    <w:p w14:paraId="12927DA2" w14:textId="77777777" w:rsidR="00A043BB" w:rsidRDefault="006B6D12">
      <w:pPr>
        <w:pStyle w:val="Heading5"/>
        <w:rPr>
          <w:ins w:id="58" w:author="Trinidad del Río-Mena" w:date="2026-10-27T13:30:00Z"/>
        </w:rPr>
      </w:pPr>
      <w:ins w:id="59" w:author="Trinidad del Río-Mena" w:date="2026-10-27T13:30:00Z">
        <w:r>
          <w:lastRenderedPageBreak/>
          <w:t>3.2.2.3 How the context shapes the response</w:t>
        </w:r>
      </w:ins>
    </w:p>
    <w:p w14:paraId="18EA5F49" w14:textId="77777777" w:rsidR="00A043BB" w:rsidRDefault="006B6D12">
      <w:pPr>
        <w:rPr>
          <w:ins w:id="60" w:author="Trinidad del Río-Mena" w:date="2026-10-27T13:30:00Z"/>
        </w:rPr>
      </w:pPr>
      <w:ins w:id="61" w:author="Trinidad del Río-Mena" w:date="2026-10-27T13:30:00Z">
        <w:r>
          <w:t>The context of the arid counties sets conditions that any practice must meet, and most of them are not covered by the evidence (Figure 2B.3; del Río-Mena 2026). Salt limits cover 53% of the soil area in Garissa, 39% in Isiolo and 38% in Turkana, but only 3–5% in Mandera, West Pokot and Embu. As no study in the evidence base tested production on saline soils, gardens in Garissa, Isiolo and Turkana will need contained beds filled with compost and imported soil, salt-tolerant crops such as cowpea, and tests of</w:t>
        </w:r>
        <w:r>
          <w:t xml:space="preserve"> the irrigation water before they are scaled up.</w:t>
        </w:r>
      </w:ins>
    </w:p>
    <w:p w14:paraId="7256262B" w14:textId="77777777" w:rsidR="00A043BB" w:rsidRDefault="006B6D12">
      <w:pPr>
        <w:rPr>
          <w:ins w:id="62" w:author="Trinidad del Río-Mena" w:date="2026-10-27T13:30:00Z"/>
        </w:rPr>
      </w:pPr>
      <w:ins w:id="63" w:author="Trinidad del Río-Mena" w:date="2026-10-27T13:30:00Z">
        <w:r>
          <w:t>Poverty is high, with a Multidimensional Poverty Index of 0.50 in Turkana, 0.46 in Mandera and 0.36 in West Pokot, and 56–89% of the area of the five arid counties is more than an hour from a town. Practices that depend on purchased inputs, such as the mineral fertilizer in mixed fertilizers, will be harder to sustain there than those based on local seed, compost and mulch. Young women have much less schooling than men, for example 2.7 against 7.0 years in Mandera and 3.2 against 6.2 in Garissa, and in Turk</w:t>
        </w:r>
        <w:r>
          <w:t>ana schooling is low for both. Training should therefore be practical and demonstration-based, and women, who are likely to run homestead gardens, should take part from the start.</w:t>
        </w:r>
      </w:ins>
    </w:p>
    <w:p w14:paraId="6E0337BB" w14:textId="77777777" w:rsidR="00A043BB" w:rsidRDefault="006B6D12">
      <w:pPr>
        <w:pStyle w:val="Tables"/>
        <w:rPr>
          <w:ins w:id="64" w:author="Trinidad del Río-Mena" w:date="2026-10-27T13:30:00Z"/>
        </w:rPr>
      </w:pPr>
      <w:ins w:id="65" w:author="Trinidad del Río-Mena" w:date="2026-10-27T13:30:00Z">
        <w:r>
          <w:t>FIGURE 2B.3. Salt limits gardens in Garissa, Isiolo and Turkana, and the arid counties are poor, isolated and have wide schooling gaps between women and men.</w:t>
        </w:r>
      </w:ins>
    </w:p>
    <w:p w14:paraId="0C7DE15F" w14:textId="77777777" w:rsidR="00A043BB" w:rsidRDefault="006B6D12">
      <w:pPr>
        <w:pStyle w:val="image"/>
        <w:rPr>
          <w:ins w:id="66" w:author="Trinidad del Río-Mena" w:date="2026-10-27T13:30:00Z"/>
          <w:noProof w:val="0"/>
        </w:rPr>
      </w:pPr>
      <w:ins w:id="67" w:author="Trinidad del Río-Mena" w:date="2026-10-27T13:30:00Z">
        <w:r>
          <w:drawing>
            <wp:inline distT="0" distB="0" distL="0" distR="0" wp14:anchorId="5BE45F56" wp14:editId="632A4699">
              <wp:extent cx="6156000" cy="3186544"/>
              <wp:effectExtent l="0" t="0" r="0" b="0"/>
              <wp:docPr id="990002" name="Context 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 2B"/>
                      <pic:cNvPicPr>
                        <a:picLocks noChangeAspect="1"/>
                      </pic:cNvPicPr>
                    </pic:nvPicPr>
                    <pic:blipFill>
                      <a:blip r:embed="rId20"/>
                      <a:stretch>
                        <a:fillRect/>
                      </a:stretch>
                    </pic:blipFill>
                    <pic:spPr>
                      <a:xfrm>
                        <a:off x="0" y="0"/>
                        <a:ext cx="6156000" cy="3186544"/>
                      </a:xfrm>
                      <a:prstGeom prst="rect">
                        <a:avLst/>
                      </a:prstGeom>
                    </pic:spPr>
                  </pic:pic>
                </a:graphicData>
              </a:graphic>
            </wp:inline>
          </w:drawing>
        </w:r>
      </w:ins>
    </w:p>
    <w:p w14:paraId="543BA44B" w14:textId="77777777" w:rsidR="00A043BB" w:rsidRDefault="006B6D12">
      <w:pPr>
        <w:pStyle w:val="Notes1"/>
        <w:rPr>
          <w:ins w:id="68" w:author="Trinidad del Río-Mena" w:date="2026-10-27T13:30:00Z"/>
        </w:rPr>
      </w:pPr>
      <w:ins w:id="69" w:author="Trinidad del Río-Mena" w:date="2026-10-27T13:30:00Z">
        <w:r>
          <w:t>NOTES: From left to right: the share of each county’s soil area with moderate or worse salt limits for maize (HWSD v1.2 soil quality for excess salts); the Multidimensional Poverty Index; travel time to urban centres, classed as in Figure 2A.3; and mean years of schooling of women and men aged 20–24 in 2017, tested against six years. The six high-priority counties are outlined. HWSD is coarse (1 km), rates salt limits for maize rather than vegetables and does not measure the salinity of irrigation water. SO</w:t>
        </w:r>
        <w:r>
          <w:t>URCE: del Río-Mena (2026), based on FAO, IIASA, ISRIC, ISSCAS and JRC (2012), UNDP and OPHI (2024), Nelson et al. (2019) and Local Burden of Disease Educational Attainment Collaborators (2020).</w:t>
        </w:r>
      </w:ins>
    </w:p>
    <w:p w14:paraId="0F1AC696" w14:textId="77777777" w:rsidR="00A043BB" w:rsidRDefault="006B6D12">
      <w:pPr>
        <w:pStyle w:val="Heading4"/>
        <w:rPr>
          <w:ins w:id="70" w:author="Trinidad del Río-Mena" w:date="2026-10-27T13:30:00Z"/>
        </w:rPr>
      </w:pPr>
      <w:ins w:id="71" w:author="Trinidad del Río-Mena" w:date="2026-10-27T13:30:00Z">
        <w:r>
          <w:t>3.2.3. What this means for Kenya</w:t>
        </w:r>
      </w:ins>
    </w:p>
    <w:p w14:paraId="11412D34" w14:textId="77777777" w:rsidR="00A043BB" w:rsidRDefault="006B6D12">
      <w:pPr>
        <w:rPr>
          <w:ins w:id="72" w:author="Trinidad del Río-Mena" w:date="2026-10-27T13:30:00Z"/>
        </w:rPr>
      </w:pPr>
      <w:ins w:id="73" w:author="Trinidad del Río-Mena" w:date="2026-10-27T13:30:00Z">
        <w:r>
          <w:t>Taken together, the two scenarios show that the field evidence is strongest where the need is least acute: for cereals, in the better-off maize belt and in Embu. It is weakest where the food gaps and the context are hardest: in the northern Rift Valley, where three of the six Core Priority counties of Scenario 2A have little or no evidence, and in the arid counties of Scenario 2B, where poverty, isolation, saline soils and the schooling gap between women and men make food production hardest.</w:t>
        </w:r>
      </w:ins>
    </w:p>
    <w:p w14:paraId="0C6FED06" w14:textId="77777777" w:rsidR="00A043BB" w:rsidRDefault="006B6D12">
      <w:pPr>
        <w:rPr>
          <w:ins w:id="74" w:author="Trinidad del Río-Mena" w:date="2026-10-27T13:30:00Z"/>
        </w:rPr>
      </w:pPr>
      <w:ins w:id="75" w:author="Trinidad del Río-Mena" w:date="2026-10-27T13:30:00Z">
        <w:r>
          <w:t>There is also a mismatch between what is measured and what is short. Most of the evidence concerns maize yields, while Kenya’s largest food gaps are in protective foods: 81% of counties produce too few pulses and 62% too few vegetables. Intercropping raises maize yields but gives fewer pulses than legumes grown alone, so where the aim is plant protein for school meals, rotations or legumes grown alone may contribute more than intercrops.</w:t>
        </w:r>
      </w:ins>
    </w:p>
    <w:p w14:paraId="2CF2772F" w14:textId="532D2CCE" w:rsidR="00690D39" w:rsidRDefault="006B6D12" w:rsidP="00690D39">
      <w:pPr>
        <w:rPr>
          <w:rFonts w:eastAsiaTheme="majorEastAsia" w:cstheme="majorBidi"/>
          <w:b/>
          <w:color w:val="0F4761" w:themeColor="accent1" w:themeShade="BF"/>
          <w:sz w:val="28"/>
          <w:szCs w:val="28"/>
          <w:lang w:val="es-AR"/>
        </w:rPr>
      </w:pPr>
      <w:ins w:id="76" w:author="Trinidad del Río-Mena" w:date="2026-10-27T13:30:00Z">
        <w:r>
          <w:lastRenderedPageBreak/>
          <w:t>Field testing should therefore focus on the arid counties and the northern Rift Valley, on the crops the scenarios propose, such as cowpea, amaranth, spider plant and moringa, and on the outcomes that decide whether farmers adopt a practice, such as profitability and labour demand. Partners’ knowledge of where these practices are already used would help to target these tests.</w:t>
        </w:r>
      </w:ins>
      <w:r w:rsidR="00690D39">
        <w:rPr>
          <w:lang w:val="es-AR"/>
        </w:rPr>
        <w:br w:type="page"/>
      </w:r>
    </w:p>
    <w:p w14:paraId="673815D2" w14:textId="6A071661" w:rsidR="00B1344D" w:rsidRDefault="00B1344D" w:rsidP="002E5084">
      <w:pPr>
        <w:pStyle w:val="Heading3"/>
        <w:rPr>
          <w:lang w:val="es-AR"/>
        </w:rPr>
      </w:pPr>
      <w:r>
        <w:rPr>
          <w:lang w:val="es-AR"/>
        </w:rPr>
        <w:lastRenderedPageBreak/>
        <w:t>3.3. Ethiopia</w:t>
      </w:r>
    </w:p>
    <w:p w14:paraId="1F2F78FC" w14:textId="2FFB6DBB" w:rsidR="00400A0B" w:rsidRPr="00C01E0A" w:rsidRDefault="00400A0B" w:rsidP="00400A0B">
      <w:pPr>
        <w:pStyle w:val="Tables"/>
      </w:pPr>
      <w:r>
        <w:t xml:space="preserve">TABLE </w:t>
      </w:r>
      <w:r>
        <w:t>3</w:t>
      </w:r>
      <w:r>
        <w:t xml:space="preserve">.1. Scenarios identifying high-priority areas for nutritious and sustainable food systems in </w:t>
      </w:r>
      <w:r>
        <w:t>Ethiopia</w:t>
      </w:r>
      <w:r>
        <w:t>.</w:t>
      </w:r>
    </w:p>
    <w:tbl>
      <w:tblPr>
        <w:tblStyle w:val="ListTable3-Accent1"/>
        <w:tblW w:w="10762" w:type="dxa"/>
        <w:tblBorders>
          <w:insideH w:val="single" w:sz="4" w:space="0" w:color="156082" w:themeColor="accent1"/>
        </w:tblBorders>
        <w:tblLook w:val="04A0" w:firstRow="1" w:lastRow="0" w:firstColumn="1" w:lastColumn="0" w:noHBand="0" w:noVBand="1"/>
      </w:tblPr>
      <w:tblGrid>
        <w:gridCol w:w="2136"/>
        <w:gridCol w:w="2741"/>
        <w:gridCol w:w="2994"/>
        <w:gridCol w:w="2891"/>
      </w:tblGrid>
      <w:tr w:rsidR="00400A0B" w:rsidRPr="00690D39" w14:paraId="28A3FBF4" w14:textId="37FBCEB8" w:rsidTr="00400A0B">
        <w:trPr>
          <w:cnfStyle w:val="100000000000" w:firstRow="1" w:lastRow="0" w:firstColumn="0" w:lastColumn="0" w:oddVBand="0" w:evenVBand="0" w:oddHBand="0" w:evenHBand="0" w:firstRowFirstColumn="0" w:firstRowLastColumn="0" w:lastRowFirstColumn="0" w:lastRowLastColumn="0"/>
          <w:trHeight w:val="193"/>
        </w:trPr>
        <w:tc>
          <w:tcPr>
            <w:cnfStyle w:val="001000000100" w:firstRow="0" w:lastRow="0" w:firstColumn="1" w:lastColumn="0" w:oddVBand="0" w:evenVBand="0" w:oddHBand="0" w:evenHBand="0" w:firstRowFirstColumn="1" w:firstRowLastColumn="0" w:lastRowFirstColumn="0" w:lastRowLastColumn="0"/>
            <w:tcW w:w="2136" w:type="dxa"/>
          </w:tcPr>
          <w:p w14:paraId="7B412E90" w14:textId="77777777" w:rsidR="00400A0B" w:rsidRPr="00C01E0A" w:rsidRDefault="00400A0B" w:rsidP="00400A0B">
            <w:pPr>
              <w:spacing w:before="120" w:after="120"/>
              <w:rPr>
                <w:sz w:val="18"/>
                <w:szCs w:val="18"/>
              </w:rPr>
            </w:pPr>
          </w:p>
        </w:tc>
        <w:tc>
          <w:tcPr>
            <w:tcW w:w="2741" w:type="dxa"/>
          </w:tcPr>
          <w:p w14:paraId="0EA45469" w14:textId="52AEBE5E" w:rsidR="00400A0B" w:rsidRPr="00C01E0A" w:rsidRDefault="00400A0B" w:rsidP="00400A0B">
            <w:pPr>
              <w:spacing w:before="12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Scenario </w:t>
            </w:r>
            <w:r>
              <w:rPr>
                <w:sz w:val="18"/>
                <w:szCs w:val="18"/>
              </w:rPr>
              <w:t>3</w:t>
            </w:r>
            <w:r>
              <w:rPr>
                <w:sz w:val="18"/>
                <w:szCs w:val="18"/>
              </w:rPr>
              <w:t xml:space="preserve">A: </w:t>
            </w:r>
            <w:r w:rsidRPr="00400A0B">
              <w:rPr>
                <w:sz w:val="18"/>
                <w:szCs w:val="18"/>
              </w:rPr>
              <w:t>Hillside agroforestry</w:t>
            </w:r>
          </w:p>
        </w:tc>
        <w:tc>
          <w:tcPr>
            <w:tcW w:w="2994" w:type="dxa"/>
          </w:tcPr>
          <w:p w14:paraId="5146EAA1" w14:textId="16C45523" w:rsidR="00400A0B" w:rsidRPr="00400A0B" w:rsidRDefault="00400A0B" w:rsidP="00400A0B">
            <w:pPr>
              <w:spacing w:before="120" w:after="120"/>
              <w:cnfStyle w:val="100000000000" w:firstRow="1" w:lastRow="0" w:firstColumn="0" w:lastColumn="0" w:oddVBand="0" w:evenVBand="0" w:oddHBand="0" w:evenHBand="0" w:firstRowFirstColumn="0" w:firstRowLastColumn="0" w:lastRowFirstColumn="0" w:lastRowLastColumn="0"/>
              <w:rPr>
                <w:sz w:val="18"/>
                <w:szCs w:val="18"/>
              </w:rPr>
            </w:pPr>
            <w:r w:rsidRPr="00400A0B">
              <w:rPr>
                <w:sz w:val="18"/>
                <w:szCs w:val="18"/>
              </w:rPr>
              <w:t xml:space="preserve">Scenario </w:t>
            </w:r>
            <w:r w:rsidRPr="00400A0B">
              <w:rPr>
                <w:sz w:val="18"/>
                <w:szCs w:val="18"/>
              </w:rPr>
              <w:t>3</w:t>
            </w:r>
            <w:r w:rsidRPr="00400A0B">
              <w:rPr>
                <w:sz w:val="18"/>
                <w:szCs w:val="18"/>
              </w:rPr>
              <w:t>B: Surplus–stunting paradox</w:t>
            </w:r>
          </w:p>
        </w:tc>
        <w:tc>
          <w:tcPr>
            <w:tcW w:w="2891" w:type="dxa"/>
          </w:tcPr>
          <w:p w14:paraId="52362EE7" w14:textId="13D96B3F" w:rsidR="00400A0B" w:rsidRPr="00690D39" w:rsidRDefault="00400A0B" w:rsidP="00400A0B">
            <w:pPr>
              <w:spacing w:before="12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Scenario 3</w:t>
            </w:r>
            <w:r>
              <w:rPr>
                <w:sz w:val="18"/>
                <w:szCs w:val="18"/>
              </w:rPr>
              <w:t>C</w:t>
            </w:r>
            <w:r>
              <w:rPr>
                <w:sz w:val="18"/>
                <w:szCs w:val="18"/>
              </w:rPr>
              <w:t xml:space="preserve">: </w:t>
            </w:r>
            <w:r w:rsidR="00690D39" w:rsidRPr="00690D39">
              <w:rPr>
                <w:sz w:val="18"/>
                <w:szCs w:val="18"/>
              </w:rPr>
              <w:t>Pastoral water and conflict</w:t>
            </w:r>
          </w:p>
        </w:tc>
      </w:tr>
      <w:tr w:rsidR="00400A0B" w:rsidRPr="00C01E0A" w14:paraId="3C16E66E" w14:textId="18DF8B7E" w:rsidTr="00400A0B">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136" w:type="dxa"/>
          </w:tcPr>
          <w:p w14:paraId="360594D6" w14:textId="77777777" w:rsidR="00400A0B" w:rsidRPr="00C01E0A" w:rsidRDefault="00400A0B" w:rsidP="00400A0B">
            <w:pPr>
              <w:spacing w:before="120" w:after="120"/>
              <w:jc w:val="left"/>
              <w:rPr>
                <w:b w:val="0"/>
                <w:bCs w:val="0"/>
                <w:sz w:val="18"/>
                <w:szCs w:val="18"/>
              </w:rPr>
            </w:pPr>
            <w:r>
              <w:rPr>
                <w:sz w:val="18"/>
                <w:szCs w:val="18"/>
              </w:rPr>
              <w:t>Main problem</w:t>
            </w:r>
          </w:p>
        </w:tc>
        <w:tc>
          <w:tcPr>
            <w:tcW w:w="2741" w:type="dxa"/>
          </w:tcPr>
          <w:p w14:paraId="0F2B9D60" w14:textId="0654933E" w:rsidR="00400A0B" w:rsidRPr="00C01E0A"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c>
          <w:tcPr>
            <w:tcW w:w="2994" w:type="dxa"/>
          </w:tcPr>
          <w:p w14:paraId="1741383B" w14:textId="19E521F6" w:rsidR="00400A0B" w:rsidRPr="00C01E0A"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c>
          <w:tcPr>
            <w:tcW w:w="2891" w:type="dxa"/>
          </w:tcPr>
          <w:p w14:paraId="52F70F27" w14:textId="77777777" w:rsidR="00400A0B"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r>
      <w:tr w:rsidR="00400A0B" w:rsidRPr="00C01E0A" w14:paraId="4576D844" w14:textId="4D4D5323" w:rsidTr="00400A0B">
        <w:trPr>
          <w:trHeight w:val="244"/>
        </w:trPr>
        <w:tc>
          <w:tcPr>
            <w:cnfStyle w:val="001000000000" w:firstRow="0" w:lastRow="0" w:firstColumn="1" w:lastColumn="0" w:oddVBand="0" w:evenVBand="0" w:oddHBand="0" w:evenHBand="0" w:firstRowFirstColumn="0" w:firstRowLastColumn="0" w:lastRowFirstColumn="0" w:lastRowLastColumn="0"/>
            <w:tcW w:w="2136" w:type="dxa"/>
          </w:tcPr>
          <w:p w14:paraId="5592F03D" w14:textId="77777777" w:rsidR="00400A0B" w:rsidRPr="00C01E0A" w:rsidRDefault="00400A0B" w:rsidP="00400A0B">
            <w:pPr>
              <w:spacing w:before="120" w:after="120"/>
              <w:jc w:val="left"/>
              <w:rPr>
                <w:sz w:val="18"/>
                <w:szCs w:val="18"/>
              </w:rPr>
            </w:pPr>
            <w:r>
              <w:rPr>
                <w:sz w:val="18"/>
                <w:szCs w:val="18"/>
              </w:rPr>
              <w:t>Where?</w:t>
            </w:r>
          </w:p>
        </w:tc>
        <w:tc>
          <w:tcPr>
            <w:tcW w:w="2741" w:type="dxa"/>
          </w:tcPr>
          <w:p w14:paraId="01172BAE" w14:textId="4AE62B98" w:rsidR="00400A0B" w:rsidRPr="00C01E0A" w:rsidRDefault="00400A0B" w:rsidP="00400A0B">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p>
        </w:tc>
        <w:tc>
          <w:tcPr>
            <w:tcW w:w="2994" w:type="dxa"/>
          </w:tcPr>
          <w:p w14:paraId="70F36BAE" w14:textId="75A15FD4" w:rsidR="00400A0B" w:rsidRPr="00C01E0A" w:rsidRDefault="00400A0B" w:rsidP="00400A0B">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p>
        </w:tc>
        <w:tc>
          <w:tcPr>
            <w:tcW w:w="2891" w:type="dxa"/>
          </w:tcPr>
          <w:p w14:paraId="2A7B41CE" w14:textId="77777777" w:rsidR="00400A0B" w:rsidRDefault="00400A0B" w:rsidP="00400A0B">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p>
        </w:tc>
      </w:tr>
      <w:tr w:rsidR="00400A0B" w:rsidRPr="00C01E0A" w14:paraId="16E1406D" w14:textId="6137CF74" w:rsidTr="00400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136" w:type="dxa"/>
          </w:tcPr>
          <w:p w14:paraId="7B5376DA" w14:textId="77777777" w:rsidR="00400A0B" w:rsidRPr="00C01E0A" w:rsidRDefault="00400A0B" w:rsidP="00400A0B">
            <w:pPr>
              <w:spacing w:before="120" w:after="120"/>
              <w:jc w:val="left"/>
              <w:rPr>
                <w:b w:val="0"/>
                <w:bCs w:val="0"/>
                <w:sz w:val="18"/>
                <w:szCs w:val="18"/>
              </w:rPr>
            </w:pPr>
            <w:r>
              <w:rPr>
                <w:sz w:val="18"/>
                <w:szCs w:val="18"/>
              </w:rPr>
              <w:t>What is needed?</w:t>
            </w:r>
          </w:p>
        </w:tc>
        <w:tc>
          <w:tcPr>
            <w:tcW w:w="2741" w:type="dxa"/>
          </w:tcPr>
          <w:p w14:paraId="4C037458" w14:textId="14AD767C" w:rsidR="00400A0B" w:rsidRPr="00C01E0A"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c>
          <w:tcPr>
            <w:tcW w:w="2994" w:type="dxa"/>
          </w:tcPr>
          <w:p w14:paraId="3B932438" w14:textId="7B234F7D" w:rsidR="00400A0B" w:rsidRPr="00C01E0A"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c>
          <w:tcPr>
            <w:tcW w:w="2891" w:type="dxa"/>
          </w:tcPr>
          <w:p w14:paraId="351E90B3" w14:textId="77777777" w:rsidR="00400A0B"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r>
      <w:tr w:rsidR="00400A0B" w14:paraId="18D1ED9F" w14:textId="2F7F79D3" w:rsidTr="00400A0B">
        <w:trPr>
          <w:ins w:id="77" w:author="Trinidad del Río-Mena" w:date="2026-10-26T19:00:00Z"/>
        </w:trPr>
        <w:tc>
          <w:tcPr>
            <w:cnfStyle w:val="001000000000" w:firstRow="0" w:lastRow="0" w:firstColumn="1" w:lastColumn="0" w:oddVBand="0" w:evenVBand="0" w:oddHBand="0" w:evenHBand="0" w:firstRowFirstColumn="0" w:firstRowLastColumn="0" w:lastRowFirstColumn="0" w:lastRowLastColumn="0"/>
            <w:tcW w:w="2136" w:type="dxa"/>
          </w:tcPr>
          <w:p w14:paraId="5A716565" w14:textId="77777777" w:rsidR="00400A0B" w:rsidRDefault="00400A0B" w:rsidP="00400A0B">
            <w:pPr>
              <w:spacing w:before="120" w:after="120"/>
              <w:jc w:val="left"/>
              <w:rPr>
                <w:ins w:id="78" w:author="Trinidad del Río-Mena" w:date="2026-10-26T19:00:00Z"/>
                <w:sz w:val="18"/>
                <w:szCs w:val="18"/>
              </w:rPr>
            </w:pPr>
            <w:ins w:id="79" w:author="Trinidad del Río-Mena" w:date="2026-10-26T19:00:00Z">
              <w:r>
                <w:rPr>
                  <w:sz w:val="18"/>
                  <w:szCs w:val="18"/>
                </w:rPr>
                <w:t>Context that shapes the response</w:t>
              </w:r>
            </w:ins>
          </w:p>
        </w:tc>
        <w:tc>
          <w:tcPr>
            <w:tcW w:w="2741" w:type="dxa"/>
          </w:tcPr>
          <w:p w14:paraId="4B4BBEB0" w14:textId="6FAEBDA9" w:rsidR="00400A0B" w:rsidRDefault="00400A0B" w:rsidP="00400A0B">
            <w:pPr>
              <w:spacing w:before="120" w:after="120"/>
              <w:jc w:val="left"/>
              <w:cnfStyle w:val="000000000000" w:firstRow="0" w:lastRow="0" w:firstColumn="0" w:lastColumn="0" w:oddVBand="0" w:evenVBand="0" w:oddHBand="0" w:evenHBand="0" w:firstRowFirstColumn="0" w:firstRowLastColumn="0" w:lastRowFirstColumn="0" w:lastRowLastColumn="0"/>
              <w:rPr>
                <w:ins w:id="80" w:author="Trinidad del Río-Mena" w:date="2026-10-26T19:00:00Z"/>
                <w:sz w:val="18"/>
                <w:szCs w:val="18"/>
              </w:rPr>
            </w:pPr>
          </w:p>
        </w:tc>
        <w:tc>
          <w:tcPr>
            <w:tcW w:w="2994" w:type="dxa"/>
          </w:tcPr>
          <w:p w14:paraId="33DF4E77" w14:textId="5DA72120" w:rsidR="00400A0B" w:rsidRDefault="00400A0B" w:rsidP="00400A0B">
            <w:pPr>
              <w:spacing w:before="120" w:after="120"/>
              <w:jc w:val="left"/>
              <w:cnfStyle w:val="000000000000" w:firstRow="0" w:lastRow="0" w:firstColumn="0" w:lastColumn="0" w:oddVBand="0" w:evenVBand="0" w:oddHBand="0" w:evenHBand="0" w:firstRowFirstColumn="0" w:firstRowLastColumn="0" w:lastRowFirstColumn="0" w:lastRowLastColumn="0"/>
              <w:rPr>
                <w:ins w:id="81" w:author="Trinidad del Río-Mena" w:date="2026-10-26T19:00:00Z"/>
                <w:sz w:val="18"/>
                <w:szCs w:val="18"/>
              </w:rPr>
            </w:pPr>
          </w:p>
        </w:tc>
        <w:tc>
          <w:tcPr>
            <w:tcW w:w="2891" w:type="dxa"/>
          </w:tcPr>
          <w:p w14:paraId="48715A89" w14:textId="77777777" w:rsidR="00400A0B" w:rsidRDefault="00400A0B" w:rsidP="00400A0B">
            <w:pPr>
              <w:spacing w:before="120" w:after="120"/>
              <w:jc w:val="left"/>
              <w:cnfStyle w:val="000000000000" w:firstRow="0" w:lastRow="0" w:firstColumn="0" w:lastColumn="0" w:oddVBand="0" w:evenVBand="0" w:oddHBand="0" w:evenHBand="0" w:firstRowFirstColumn="0" w:firstRowLastColumn="0" w:lastRowFirstColumn="0" w:lastRowLastColumn="0"/>
              <w:rPr>
                <w:sz w:val="18"/>
                <w:szCs w:val="18"/>
              </w:rPr>
            </w:pPr>
          </w:p>
        </w:tc>
      </w:tr>
      <w:tr w:rsidR="00400A0B" w:rsidRPr="00C01E0A" w14:paraId="246D5DE6" w14:textId="425D8BC3" w:rsidTr="00400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136" w:type="dxa"/>
          </w:tcPr>
          <w:p w14:paraId="48959DB1" w14:textId="77777777" w:rsidR="00400A0B" w:rsidRPr="00C01E0A" w:rsidRDefault="00400A0B" w:rsidP="00400A0B">
            <w:pPr>
              <w:spacing w:before="120" w:after="120"/>
              <w:jc w:val="left"/>
              <w:rPr>
                <w:sz w:val="18"/>
                <w:szCs w:val="18"/>
              </w:rPr>
            </w:pPr>
            <w:r>
              <w:rPr>
                <w:sz w:val="18"/>
                <w:szCs w:val="18"/>
              </w:rPr>
              <w:t>Food for school meals</w:t>
            </w:r>
          </w:p>
        </w:tc>
        <w:tc>
          <w:tcPr>
            <w:tcW w:w="2741" w:type="dxa"/>
          </w:tcPr>
          <w:p w14:paraId="2ECF5A3B" w14:textId="5B851DB1" w:rsidR="00400A0B" w:rsidRPr="00C01E0A"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c>
          <w:tcPr>
            <w:tcW w:w="2994" w:type="dxa"/>
          </w:tcPr>
          <w:p w14:paraId="63C5557C" w14:textId="1DAEF1F6" w:rsidR="00400A0B" w:rsidRPr="0085267A"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c>
          <w:tcPr>
            <w:tcW w:w="2891" w:type="dxa"/>
          </w:tcPr>
          <w:p w14:paraId="19C78C36" w14:textId="77777777" w:rsidR="00400A0B"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r>
      <w:tr w:rsidR="00400A0B" w:rsidRPr="00C01E0A" w14:paraId="66142E06" w14:textId="0A8A2533" w:rsidTr="00400A0B">
        <w:trPr>
          <w:trHeight w:val="351"/>
        </w:trPr>
        <w:tc>
          <w:tcPr>
            <w:cnfStyle w:val="001000000000" w:firstRow="0" w:lastRow="0" w:firstColumn="1" w:lastColumn="0" w:oddVBand="0" w:evenVBand="0" w:oddHBand="0" w:evenHBand="0" w:firstRowFirstColumn="0" w:firstRowLastColumn="0" w:lastRowFirstColumn="0" w:lastRowLastColumn="0"/>
            <w:tcW w:w="2136" w:type="dxa"/>
          </w:tcPr>
          <w:p w14:paraId="12B810F5" w14:textId="77777777" w:rsidR="00400A0B" w:rsidRPr="00C01E0A" w:rsidRDefault="00400A0B" w:rsidP="00400A0B">
            <w:pPr>
              <w:spacing w:before="120" w:after="120"/>
              <w:jc w:val="left"/>
              <w:rPr>
                <w:sz w:val="18"/>
                <w:szCs w:val="18"/>
              </w:rPr>
            </w:pPr>
            <w:r>
              <w:rPr>
                <w:sz w:val="18"/>
                <w:szCs w:val="18"/>
              </w:rPr>
              <w:t>Which AE/RA practices can help?</w:t>
            </w:r>
          </w:p>
        </w:tc>
        <w:tc>
          <w:tcPr>
            <w:tcW w:w="2741" w:type="dxa"/>
          </w:tcPr>
          <w:p w14:paraId="3A6F36A9" w14:textId="17FC9FB0" w:rsidR="00400A0B" w:rsidRPr="00C01E0A" w:rsidRDefault="00400A0B" w:rsidP="00400A0B">
            <w:pPr>
              <w:spacing w:before="120" w:after="12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994" w:type="dxa"/>
          </w:tcPr>
          <w:p w14:paraId="5790B8F3" w14:textId="1CD0F967" w:rsidR="00400A0B" w:rsidRPr="00692365" w:rsidRDefault="00400A0B" w:rsidP="00400A0B">
            <w:pPr>
              <w:spacing w:before="120" w:after="12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891" w:type="dxa"/>
          </w:tcPr>
          <w:p w14:paraId="70C1D5D0" w14:textId="77777777" w:rsidR="00400A0B" w:rsidRDefault="00400A0B" w:rsidP="00400A0B">
            <w:pPr>
              <w:spacing w:before="120" w:after="120"/>
              <w:jc w:val="left"/>
              <w:cnfStyle w:val="000000000000" w:firstRow="0" w:lastRow="0" w:firstColumn="0" w:lastColumn="0" w:oddVBand="0" w:evenVBand="0" w:oddHBand="0" w:evenHBand="0" w:firstRowFirstColumn="0" w:firstRowLastColumn="0" w:lastRowFirstColumn="0" w:lastRowLastColumn="0"/>
              <w:rPr>
                <w:sz w:val="18"/>
                <w:szCs w:val="18"/>
              </w:rPr>
            </w:pPr>
          </w:p>
        </w:tc>
      </w:tr>
      <w:tr w:rsidR="00400A0B" w:rsidRPr="00C01E0A" w14:paraId="20F86662" w14:textId="5ACE6329" w:rsidTr="00400A0B">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136" w:type="dxa"/>
          </w:tcPr>
          <w:p w14:paraId="2F367DAA" w14:textId="77777777" w:rsidR="00400A0B" w:rsidRPr="00C01E0A" w:rsidRDefault="00400A0B" w:rsidP="00400A0B">
            <w:pPr>
              <w:spacing w:before="120" w:after="120"/>
              <w:jc w:val="left"/>
              <w:rPr>
                <w:b w:val="0"/>
                <w:bCs w:val="0"/>
                <w:sz w:val="18"/>
                <w:szCs w:val="18"/>
              </w:rPr>
            </w:pPr>
            <w:r>
              <w:rPr>
                <w:rStyle w:val="Strong"/>
                <w:b/>
                <w:bCs/>
                <w:sz w:val="18"/>
                <w:szCs w:val="18"/>
              </w:rPr>
              <w:t>Trade-offs</w:t>
            </w:r>
          </w:p>
        </w:tc>
        <w:tc>
          <w:tcPr>
            <w:tcW w:w="2741" w:type="dxa"/>
          </w:tcPr>
          <w:p w14:paraId="587FA24C" w14:textId="40C1E54E" w:rsidR="00400A0B" w:rsidRPr="00C01E0A"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c>
          <w:tcPr>
            <w:tcW w:w="2994" w:type="dxa"/>
          </w:tcPr>
          <w:p w14:paraId="338218A6" w14:textId="5186F06A" w:rsidR="00400A0B" w:rsidRPr="006F7E3A"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c>
          <w:tcPr>
            <w:tcW w:w="2891" w:type="dxa"/>
          </w:tcPr>
          <w:p w14:paraId="3ABF1581" w14:textId="77777777" w:rsidR="00400A0B"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r>
      <w:tr w:rsidR="00400A0B" w:rsidRPr="00C01E0A" w14:paraId="3F924CF9" w14:textId="7C3BBE3E" w:rsidTr="00400A0B">
        <w:trPr>
          <w:trHeight w:val="264"/>
        </w:trPr>
        <w:tc>
          <w:tcPr>
            <w:cnfStyle w:val="001000000000" w:firstRow="0" w:lastRow="0" w:firstColumn="1" w:lastColumn="0" w:oddVBand="0" w:evenVBand="0" w:oddHBand="0" w:evenHBand="0" w:firstRowFirstColumn="0" w:firstRowLastColumn="0" w:lastRowFirstColumn="0" w:lastRowLastColumn="0"/>
            <w:tcW w:w="2136" w:type="dxa"/>
          </w:tcPr>
          <w:p w14:paraId="747C7B6A" w14:textId="77777777" w:rsidR="00400A0B" w:rsidRPr="00C01E0A" w:rsidRDefault="00400A0B" w:rsidP="00400A0B">
            <w:pPr>
              <w:spacing w:before="120" w:after="120"/>
              <w:jc w:val="left"/>
              <w:rPr>
                <w:rStyle w:val="Strong"/>
                <w:b/>
                <w:bCs/>
                <w:sz w:val="18"/>
                <w:szCs w:val="18"/>
              </w:rPr>
            </w:pPr>
            <w:r>
              <w:rPr>
                <w:rStyle w:val="Strong"/>
                <w:b/>
                <w:bCs/>
                <w:sz w:val="18"/>
                <w:szCs w:val="18"/>
              </w:rPr>
              <w:t>What is still unknown?</w:t>
            </w:r>
          </w:p>
        </w:tc>
        <w:tc>
          <w:tcPr>
            <w:tcW w:w="2741" w:type="dxa"/>
          </w:tcPr>
          <w:p w14:paraId="66978C17" w14:textId="6F20F207" w:rsidR="00400A0B" w:rsidRPr="00BF502D" w:rsidRDefault="00400A0B" w:rsidP="00400A0B">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p>
        </w:tc>
        <w:tc>
          <w:tcPr>
            <w:tcW w:w="2994" w:type="dxa"/>
          </w:tcPr>
          <w:p w14:paraId="5EE62E7D" w14:textId="6986B029" w:rsidR="00400A0B" w:rsidRPr="00BF502D" w:rsidRDefault="00400A0B" w:rsidP="00400A0B">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p>
        </w:tc>
        <w:tc>
          <w:tcPr>
            <w:tcW w:w="2891" w:type="dxa"/>
          </w:tcPr>
          <w:p w14:paraId="1AFE45A4" w14:textId="77777777" w:rsidR="00400A0B" w:rsidRDefault="00400A0B" w:rsidP="00400A0B">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p>
        </w:tc>
      </w:tr>
      <w:tr w:rsidR="00400A0B" w:rsidRPr="00C01E0A" w14:paraId="037DD770" w14:textId="53AC2B1D" w:rsidTr="00400A0B">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136" w:type="dxa"/>
          </w:tcPr>
          <w:p w14:paraId="6A9FC4F2" w14:textId="77777777" w:rsidR="00400A0B" w:rsidRPr="00C01E0A" w:rsidRDefault="00400A0B" w:rsidP="00400A0B">
            <w:pPr>
              <w:spacing w:before="120" w:after="120"/>
              <w:jc w:val="left"/>
              <w:rPr>
                <w:rStyle w:val="Strong"/>
                <w:b/>
                <w:bCs/>
                <w:sz w:val="18"/>
                <w:szCs w:val="18"/>
              </w:rPr>
            </w:pPr>
            <w:r>
              <w:rPr>
                <w:rStyle w:val="Strong"/>
                <w:b/>
                <w:bCs/>
                <w:sz w:val="18"/>
                <w:szCs w:val="18"/>
              </w:rPr>
              <w:t>Evidence base</w:t>
            </w:r>
          </w:p>
        </w:tc>
        <w:tc>
          <w:tcPr>
            <w:tcW w:w="2741" w:type="dxa"/>
          </w:tcPr>
          <w:p w14:paraId="0E53659D" w14:textId="254EFDD3" w:rsidR="00400A0B" w:rsidRPr="00BF502D"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c>
          <w:tcPr>
            <w:tcW w:w="2994" w:type="dxa"/>
          </w:tcPr>
          <w:p w14:paraId="306DE884" w14:textId="5DF1EE47" w:rsidR="00400A0B" w:rsidRPr="00BF502D"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c>
          <w:tcPr>
            <w:tcW w:w="2891" w:type="dxa"/>
          </w:tcPr>
          <w:p w14:paraId="0EFEDA25" w14:textId="77777777" w:rsidR="00400A0B" w:rsidRDefault="00400A0B" w:rsidP="00400A0B">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p>
        </w:tc>
      </w:tr>
    </w:tbl>
    <w:p w14:paraId="7E2B0E3E" w14:textId="750C7950" w:rsidR="006739CC" w:rsidRPr="00462D9B" w:rsidRDefault="006739CC" w:rsidP="00B46C7F">
      <w:pPr>
        <w:pStyle w:val="Heading4"/>
        <w:rPr>
          <w:lang w:val="en-US"/>
        </w:rPr>
      </w:pPr>
      <w:r w:rsidRPr="007F00A0">
        <w:t xml:space="preserve">3.3.1. Scenario </w:t>
      </w:r>
      <w:r w:rsidR="009E1CE5" w:rsidRPr="007F00A0">
        <w:t>3A</w:t>
      </w:r>
      <w:r w:rsidR="009E1CE5" w:rsidRPr="007F00A0">
        <w:t xml:space="preserve">: </w:t>
      </w:r>
      <w:r w:rsidR="00462D9B" w:rsidRPr="007F00A0">
        <w:t>Hillside agroforestry</w:t>
      </w:r>
    </w:p>
    <w:p w14:paraId="19BD35F5" w14:textId="5789BAB0" w:rsidR="00B87DC1" w:rsidRPr="007F00A0" w:rsidRDefault="00B87DC1" w:rsidP="007F00A0">
      <w:pPr>
        <w:pStyle w:val="Heading4"/>
      </w:pPr>
      <w:r w:rsidRPr="007F00A0">
        <w:t xml:space="preserve">3.3.2. </w:t>
      </w:r>
      <w:r w:rsidR="00400A0B" w:rsidRPr="007F00A0">
        <w:t>Scenario</w:t>
      </w:r>
      <w:r w:rsidRPr="007F00A0">
        <w:t xml:space="preserve"> 3B:</w:t>
      </w:r>
      <w:r w:rsidR="00B46C7F" w:rsidRPr="007F00A0">
        <w:t xml:space="preserve"> </w:t>
      </w:r>
      <w:r w:rsidR="007F00A0" w:rsidRPr="007F00A0">
        <w:t>Surplus–stunting paradox</w:t>
      </w:r>
    </w:p>
    <w:p w14:paraId="191C8268" w14:textId="291755B7" w:rsidR="00B87DC1" w:rsidRPr="00690D39" w:rsidRDefault="00B87DC1" w:rsidP="00690D39">
      <w:pPr>
        <w:pStyle w:val="Heading4"/>
      </w:pPr>
      <w:r w:rsidRPr="00690D39">
        <w:t>3.3.3. Scenario 3C:</w:t>
      </w:r>
      <w:r w:rsidR="00B46C7F" w:rsidRPr="00690D39">
        <w:t xml:space="preserve"> </w:t>
      </w:r>
      <w:r w:rsidR="00690D39" w:rsidRPr="00690D39">
        <w:t>Pastoral water and conflict</w:t>
      </w:r>
    </w:p>
    <w:p w14:paraId="297486BE" w14:textId="12BFE81B" w:rsidR="009F4E42" w:rsidRPr="007F00A0" w:rsidRDefault="009F4E42" w:rsidP="009F4E42">
      <w:r w:rsidRPr="007F00A0">
        <w:br w:type="page"/>
      </w:r>
    </w:p>
    <w:p w14:paraId="692EF081" w14:textId="4B0D8EE5" w:rsidR="007052BF" w:rsidRPr="00230723" w:rsidRDefault="00630567" w:rsidP="003B0654">
      <w:pPr>
        <w:pStyle w:val="Heading1"/>
        <w:rPr>
          <w:lang w:val="es-AR"/>
        </w:rPr>
      </w:pPr>
      <w:r>
        <w:rPr>
          <w:lang w:val="es-AR"/>
        </w:rPr>
        <w:lastRenderedPageBreak/>
        <w:t>4. References</w:t>
      </w:r>
    </w:p>
    <w:p w14:paraId="7A9ECF58" w14:textId="46ACEB8B" w:rsidR="00291EF0" w:rsidRDefault="00291EF0" w:rsidP="00291EF0">
      <w:pPr>
        <w:pStyle w:val="Bibliography"/>
      </w:pPr>
      <w:r>
        <w:t xml:space="preserve">Agegnehu G, Amede T, Erkossa T, et al (2021) Extent and management of acid soils for sustainable crop production system in the tropical agroecosystems: a review. Acta Agriculturae Scandinavica, Section B — Soil &amp; Plant Science 71:852–869. </w:t>
      </w:r>
      <w:hyperlink r:id="rId21" w:history="1">
        <w:r w:rsidR="00690D39" w:rsidRPr="00220969">
          <w:rPr>
            <w:rStyle w:val="Hyperlink"/>
          </w:rPr>
          <w:t>https://doi.org/10.1080/09064710.2021.1954239</w:t>
        </w:r>
      </w:hyperlink>
    </w:p>
    <w:p w14:paraId="51133C46" w14:textId="77777777" w:rsidR="00690D39" w:rsidRDefault="00690D39" w:rsidP="00690D39">
      <w:pPr>
        <w:pStyle w:val="Bibliography"/>
      </w:pPr>
      <w:r>
        <w:t>Daily Nation (2026) Pastoralists turn to moringa ‘wonder crop’ to cushion climate shocks. https://nation.africa/kenya/climate/pastoralists-turn-to-moringa-wonder-crop-to-cushion-climate-shocks-5431132</w:t>
      </w:r>
    </w:p>
    <w:p w14:paraId="69FC193A" w14:textId="77777777" w:rsidR="00690D39" w:rsidRDefault="00690D39" w:rsidP="00690D39">
      <w:pPr>
        <w:pStyle w:val="Bibliography"/>
      </w:pPr>
      <w:r>
        <w:t>Corbett M (2006) Multi-storey gardens to support food security. Field Exchange 29. Emergency Nutrition Network. https://www.ennonline.net/fex/29/en/multi-storey-gardens-support-food-security</w:t>
      </w:r>
    </w:p>
    <w:p w14:paraId="0760B112" w14:textId="77777777" w:rsidR="00690D39" w:rsidRDefault="00690D39" w:rsidP="00690D39">
      <w:pPr>
        <w:pStyle w:val="Bibliography"/>
      </w:pPr>
      <w:r>
        <w:t>del Río-Mena T (2026) Mapping nutritional gaps: a multi-dimensional framework for targeted policy interventions. CFRA progress report, October 2026. Alliance of Bioversity International and CIAT</w:t>
      </w:r>
    </w:p>
    <w:p w14:paraId="7A17D626" w14:textId="77777777" w:rsidR="00690D39" w:rsidRDefault="00690D39" w:rsidP="00690D39">
      <w:r>
        <w:rPr>
          <w:lang w:val="es-AR"/>
        </w:rPr>
        <w:t xml:space="preserve">FAO &amp; IIASA (2021). </w:t>
      </w:r>
      <w:r>
        <w:rPr>
          <w:i/>
          <w:iCs/>
          <w:lang w:val="es-AR"/>
        </w:rPr>
        <w:t>Global Agro-Ecological Zones version 4 (GAEZ v4).</w:t>
      </w:r>
      <w:r>
        <w:rPr>
          <w:lang w:val="es-AR"/>
        </w:rPr>
        <w:t xml:space="preserve"> </w:t>
      </w:r>
      <w:r>
        <w:t>Food and Agriculture Organization of the United Nations, Rome, and International Institute for Applied Systems Analysis, Laxenburg.</w:t>
      </w:r>
    </w:p>
    <w:p w14:paraId="7F7F599A" w14:textId="77777777" w:rsidR="00690D39" w:rsidRDefault="00690D39" w:rsidP="00690D39">
      <w:pPr>
        <w:pStyle w:val="Bibliography"/>
      </w:pPr>
      <w:r>
        <w:rPr>
          <w:lang w:val="fr-FR"/>
        </w:rPr>
        <w:t xml:space="preserve">FAO (n.d.) Indicative Crop Classification (ICC), version 1.1. </w:t>
      </w:r>
      <w:r>
        <w:t xml:space="preserve">Food and Agriculture Organization of the United Nations, Rome. </w:t>
      </w:r>
      <w:hyperlink r:id="rId22" w:history="1">
        <w:r>
          <w:rPr>
            <w:rStyle w:val="Hyperlink"/>
          </w:rPr>
          <w:t>https://stats.fao.org/classifications/ICC/v1.1. Accessed 23 October 2026</w:t>
        </w:r>
      </w:hyperlink>
    </w:p>
    <w:p w14:paraId="539D5511" w14:textId="77777777" w:rsidR="00690D39" w:rsidRDefault="00690D39" w:rsidP="00690D39">
      <w:pPr>
        <w:pStyle w:val="Bibliography"/>
      </w:pPr>
      <w:r>
        <w:t>FAO, IIASA, ISRIC, ISSCAS, JRC (2012) Harmonized World Soil Database (version 1.2). FAO, Rome, and IIASA, Laxenburg</w:t>
      </w:r>
    </w:p>
    <w:p w14:paraId="2375C1B4" w14:textId="77777777" w:rsidR="00690D39" w:rsidRDefault="00690D39" w:rsidP="00690D39">
      <w:pPr>
        <w:pStyle w:val="Bibliography"/>
      </w:pPr>
      <w:r>
        <w:t>Hengl T, Miller MAE, Križan J, et al (2021) African soil properties and nutrients mapped at 30 m spatial resolution using two-scale ensemble machine learning. Sci Rep 11:6130. https://doi.org/10.1038/s41598-021-85639-y</w:t>
      </w:r>
    </w:p>
    <w:p w14:paraId="08791996" w14:textId="4A5B15FE" w:rsidR="00690D39" w:rsidRDefault="00690D39" w:rsidP="00690D39">
      <w:pPr>
        <w:pStyle w:val="Bibliography"/>
      </w:pPr>
      <w:r>
        <w:t>KNBS, ICF (2023) Kenya Demographic and Health Survey 2022. Volume 1. KNBS and ICF, Nairobi and Rockville, MD</w:t>
      </w:r>
      <w:r>
        <w:t>.</w:t>
      </w:r>
    </w:p>
    <w:p w14:paraId="0356E409" w14:textId="77777777" w:rsidR="00690D39" w:rsidRDefault="00690D39" w:rsidP="00690D39">
      <w:pPr>
        <w:pStyle w:val="Bibliography"/>
      </w:pPr>
      <w:r>
        <w:t>Local Burden of Disease Educational Attainment Collaborators (2020) Mapping disparities in education across low- and middle-income countries. Nature 577:235–238. https://doi.org/10.1038/s41586-019-1872-1</w:t>
      </w:r>
    </w:p>
    <w:p w14:paraId="78C9BC46" w14:textId="77777777" w:rsidR="00690D39" w:rsidRDefault="00690D39" w:rsidP="00690D39">
      <w:pPr>
        <w:pStyle w:val="Bibliography"/>
      </w:pPr>
      <w:r>
        <w:t>Nelson A, Weiss DJ, van Etten J, et al (2019) A suite of global accessibility indicators. Sci Data 6:266. https://doi.org/10.1038/s41597-019-0265-5</w:t>
      </w:r>
    </w:p>
    <w:p w14:paraId="700C7EAA" w14:textId="3CCE12DF" w:rsidR="00462D9B" w:rsidRDefault="005069A6" w:rsidP="00462D9B">
      <w:pPr>
        <w:pStyle w:val="Bibliography"/>
      </w:pPr>
      <w:r>
        <w:fldChar w:fldCharType="begin"/>
      </w:r>
      <w:r>
        <w:instrText xml:space="preserve"> ADDIN ZOTERO_BIBL {"uncited":[],"omitted":[],"custom":[]} CSL_BIBLIOGRAPHY </w:instrText>
      </w:r>
      <w:r>
        <w:fldChar w:fldCharType="separate"/>
      </w:r>
      <w:r w:rsidR="00462D9B">
        <w:t>UNDP, OPHI (2024) 2024 Global Multidimensional Poverty Index (MPI): Poverty amid conflict. United Nations Development Programme and Oxford Poverty and Human Development Initiative, New York</w:t>
      </w:r>
    </w:p>
    <w:p w14:paraId="2A642EE1" w14:textId="77777777" w:rsidR="00462D9B" w:rsidRDefault="00462D9B" w:rsidP="00462D9B">
      <w:pPr>
        <w:pStyle w:val="Bibliography"/>
      </w:pPr>
      <w:r>
        <w:t>Willett W, Rockström J, Loken B, et al (2019) Food in the Anthropocene: the EAT–Lancet Commission on healthy diets from sustainable food systems. The Lancet 393:447–492. https://doi.org/10.1016/S0140-6736(18)31788-4</w:t>
      </w:r>
    </w:p>
    <w:p w14:paraId="4BC8C3CD" w14:textId="77777777" w:rsidR="00462D9B" w:rsidRPr="00462D9B" w:rsidRDefault="00462D9B" w:rsidP="00462D9B"/>
    <w:p w14:paraId="06B2F68E" w14:textId="77777777" w:rsidR="00EC7F45" w:rsidRPr="00C01E0A" w:rsidRDefault="00EC7F45" w:rsidP="00EC7F45">
      <w:pPr>
        <w:pStyle w:val="Bibliography"/>
      </w:pPr>
      <w:r>
        <w:t>Jones SK, Sánchez AC, Juventia SD, Estrada-Carmona N (2021) A global database of diversified farming effects on biodiversity and yield. Sci Data 8:212. https://doi.org/10.1038/s41597-021-01000-y</w:t>
      </w:r>
    </w:p>
    <w:p w14:paraId="1AA96BA6" w14:textId="77777777" w:rsidR="00EC7F45" w:rsidRPr="00C01E0A" w:rsidRDefault="00EC7F45" w:rsidP="00EC7F45">
      <w:pPr>
        <w:pStyle w:val="Bibliography"/>
      </w:pPr>
      <w:r>
        <w:t>Laub M, Corbeels M, Mathu Ndungu S, et al (2023) Combining manure with mineral N fertilizer maintains maize yields: Evidence from four long-term experiments in Kenya. Field Crops Research 291:108788. https://doi.org/10.1016/j.fcr.2022.108788</w:t>
      </w:r>
    </w:p>
    <w:p w14:paraId="70936C69" w14:textId="77777777" w:rsidR="00EC7F45" w:rsidRPr="00C01E0A" w:rsidRDefault="00EC7F45" w:rsidP="00EC7F45">
      <w:pPr>
        <w:pStyle w:val="Bibliography"/>
      </w:pPr>
      <w:r>
        <w:t>Muoni T, Jonsson M, Duncan AJ, et al (2022) Effects of management practices on legume productivity in smallholder farming systems in sub‐Saharan Africa. Food and Energy Security 11:e366. https://doi.org/10.1002/fes3.366</w:t>
      </w:r>
    </w:p>
    <w:p w14:paraId="62B2DF52" w14:textId="77777777" w:rsidR="00EC7F45" w:rsidRPr="00C01E0A" w:rsidRDefault="00EC7F45" w:rsidP="00EC7F45">
      <w:pPr>
        <w:pStyle w:val="Bibliography"/>
      </w:pPr>
      <w:r>
        <w:t>Paut R, Garreau L, Ollivier G, et al (2024) A global dataset of experimental intercropping and agroforestry studies in horticulture. Sci Data 11:5. https://doi.org/10.1038/s41597-023-02831-7</w:t>
      </w:r>
    </w:p>
    <w:p w14:paraId="032E2B47" w14:textId="77777777" w:rsidR="00EC7F45" w:rsidRPr="00C01E0A" w:rsidRDefault="00EC7F45" w:rsidP="00EC7F45">
      <w:pPr>
        <w:pStyle w:val="Bibliography"/>
      </w:pPr>
      <w:r>
        <w:lastRenderedPageBreak/>
        <w:t>Rosenstock TS, Steward P, Joshi N, et al (2024) Effects of changing farming practices in African agriculture. Sci Data 11:958. https://doi.org/10.1038/s41597-024-03805-z</w:t>
      </w:r>
    </w:p>
    <w:p w14:paraId="1D3EF825" w14:textId="77777777" w:rsidR="00EC7F45" w:rsidRPr="00C01E0A" w:rsidRDefault="00EC7F45" w:rsidP="00EC7F45">
      <w:pPr>
        <w:pStyle w:val="Bibliography"/>
      </w:pPr>
      <w:r>
        <w:t>Sánchez AC, Kamau HN, Grazioli F, Jones SK (2022) Financial profitability of diversified farming systems: A global meta-analysis. Ecological Economics 201:107595. https://doi.org/10.1016/j.ecolecon.2022.107595</w:t>
      </w:r>
    </w:p>
    <w:p w14:paraId="69F26A82" w14:textId="23704852" w:rsidR="005069A6" w:rsidRPr="00C01E0A" w:rsidRDefault="005069A6" w:rsidP="005069A6">
      <w:pPr>
        <w:rPr>
          <w:rFonts w:asciiTheme="majorHAnsi" w:eastAsiaTheme="majorEastAsia" w:hAnsiTheme="majorHAnsi" w:cstheme="majorBidi"/>
          <w:color w:val="0F4761" w:themeColor="accent1" w:themeShade="BF"/>
          <w:sz w:val="40"/>
          <w:szCs w:val="40"/>
        </w:rPr>
      </w:pPr>
      <w:r>
        <w:fldChar w:fldCharType="end"/>
      </w:r>
      <w:r>
        <w:br w:type="page"/>
      </w:r>
    </w:p>
    <w:p w14:paraId="61EE54C0" w14:textId="70F80B12" w:rsidR="00D742D3" w:rsidRPr="00C01E0A" w:rsidRDefault="00630567" w:rsidP="003B0654">
      <w:pPr>
        <w:pStyle w:val="Heading1"/>
      </w:pPr>
      <w:r>
        <w:lastRenderedPageBreak/>
        <w:t>5. Supplementary information</w:t>
      </w:r>
    </w:p>
    <w:p w14:paraId="12CB7974" w14:textId="4A4A67EB" w:rsidR="00890157" w:rsidRPr="00C01E0A" w:rsidRDefault="00890157" w:rsidP="00890157">
      <w:pPr>
        <w:pStyle w:val="Tables"/>
      </w:pPr>
      <w:r>
        <w:rPr>
          <w:highlight w:val="yellow"/>
        </w:rPr>
        <w:t>Figure S1. Prisma diagram</w:t>
      </w:r>
      <w:r>
        <w:br w:type="page"/>
      </w:r>
    </w:p>
    <w:p w14:paraId="09B5035A" w14:textId="198D0B08" w:rsidR="003B0654" w:rsidRPr="00C01E0A" w:rsidRDefault="003B0654" w:rsidP="00CC70E2">
      <w:pPr>
        <w:pStyle w:val="Tables"/>
      </w:pPr>
      <w:r>
        <w:rPr>
          <w:highlight w:val="cyan"/>
        </w:rPr>
        <w:lastRenderedPageBreak/>
        <w:t xml:space="preserve">TABLE S1. Agroecological or regenerative agricultural (AE/RA) practices included in the analysis, grouped by management domain, with a description of each practice and the conventional practices it was compared with. </w:t>
      </w:r>
      <w:r>
        <w:rPr>
          <w:b w:val="0"/>
          <w:bCs/>
          <w:highlight w:val="cyan"/>
        </w:rPr>
        <w:t>Conventional practices are those found as controls in the comparisons available at the time of this analysis. Not all practices were assessed in every scenario.</w:t>
      </w:r>
    </w:p>
    <w:tbl>
      <w:tblPr>
        <w:tblStyle w:val="ListTable3-Accent1"/>
        <w:tblW w:w="0" w:type="auto"/>
        <w:tblLook w:val="04A0" w:firstRow="1" w:lastRow="0" w:firstColumn="1" w:lastColumn="0" w:noHBand="0" w:noVBand="1"/>
      </w:tblPr>
      <w:tblGrid>
        <w:gridCol w:w="1623"/>
        <w:gridCol w:w="9015"/>
      </w:tblGrid>
      <w:tr w:rsidR="003B0654" w:rsidRPr="00511A20" w14:paraId="12B67865" w14:textId="77777777" w:rsidTr="00511A20">
        <w:trPr>
          <w:cnfStyle w:val="100000000000" w:firstRow="1" w:lastRow="0" w:firstColumn="0" w:lastColumn="0" w:oddVBand="0" w:evenVBand="0" w:oddHBand="0" w:evenHBand="0" w:firstRowFirstColumn="0" w:firstRowLastColumn="0" w:lastRowFirstColumn="0" w:lastRowLastColumn="0"/>
          <w:trHeight w:val="480"/>
        </w:trPr>
        <w:tc>
          <w:tcPr>
            <w:cnfStyle w:val="001000000100" w:firstRow="0" w:lastRow="0" w:firstColumn="1" w:lastColumn="0" w:oddVBand="0" w:evenVBand="0" w:oddHBand="0" w:evenHBand="0" w:firstRowFirstColumn="1" w:firstRowLastColumn="0" w:lastRowFirstColumn="0" w:lastRowLastColumn="0"/>
            <w:tcW w:w="1623" w:type="dxa"/>
          </w:tcPr>
          <w:p w14:paraId="004E45D4" w14:textId="7B77B957" w:rsidR="003B0654" w:rsidRPr="00511A20" w:rsidRDefault="004A250C" w:rsidP="00FC03D4">
            <w:pPr>
              <w:jc w:val="left"/>
              <w:rPr>
                <w:rFonts w:cs="Calibri Light"/>
                <w:b w:val="0"/>
                <w:bCs w:val="0"/>
                <w:sz w:val="16"/>
                <w:szCs w:val="16"/>
              </w:rPr>
            </w:pPr>
            <w:r>
              <w:rPr>
                <w:rFonts w:cs="Calibri Light"/>
                <w:sz w:val="16"/>
                <w:szCs w:val="16"/>
              </w:rPr>
              <w:t>Management domains</w:t>
            </w:r>
          </w:p>
        </w:tc>
        <w:tc>
          <w:tcPr>
            <w:tcW w:w="9015" w:type="dxa"/>
          </w:tcPr>
          <w:p w14:paraId="55D976FC" w14:textId="77777777" w:rsidR="003B0654" w:rsidRPr="00511A20" w:rsidRDefault="003B0654" w:rsidP="00B417B1">
            <w:pPr>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Pr>
                <w:rFonts w:cs="Calibri Light"/>
                <w:sz w:val="16"/>
                <w:szCs w:val="16"/>
              </w:rPr>
              <w:t>AE/RA practice description</w:t>
            </w:r>
          </w:p>
        </w:tc>
      </w:tr>
      <w:tr w:rsidR="003B0654" w:rsidRPr="00511A20" w14:paraId="4B9EDF81" w14:textId="77777777" w:rsidTr="00511A20">
        <w:trPr>
          <w:cnfStyle w:val="000000100000" w:firstRow="0" w:lastRow="0" w:firstColumn="0" w:lastColumn="0" w:oddVBand="0" w:evenVBand="0" w:oddHBand="1" w:evenHBand="0" w:firstRowFirstColumn="0" w:firstRowLastColumn="0" w:lastRowFirstColumn="0" w:lastRowLastColumn="0"/>
          <w:trHeight w:val="954"/>
        </w:trPr>
        <w:tc>
          <w:tcPr>
            <w:cnfStyle w:val="001000000000" w:firstRow="0" w:lastRow="0" w:firstColumn="1" w:lastColumn="0" w:oddVBand="0" w:evenVBand="0" w:oddHBand="0" w:evenHBand="0" w:firstRowFirstColumn="0" w:firstRowLastColumn="0" w:lastRowFirstColumn="0" w:lastRowLastColumn="0"/>
            <w:tcW w:w="1623" w:type="dxa"/>
          </w:tcPr>
          <w:p w14:paraId="7D356A31" w14:textId="47918AE9" w:rsidR="003B0654" w:rsidRPr="00511A20" w:rsidRDefault="003B0654" w:rsidP="00FC03D4">
            <w:pPr>
              <w:jc w:val="left"/>
              <w:rPr>
                <w:rFonts w:cs="Calibri Light"/>
                <w:sz w:val="16"/>
                <w:szCs w:val="16"/>
              </w:rPr>
            </w:pPr>
            <w:r>
              <w:rPr>
                <w:rFonts w:cs="Calibri Light"/>
                <w:sz w:val="16"/>
                <w:szCs w:val="16"/>
              </w:rPr>
              <w:t>Biomass management: How crop residues, tree prunings and other plant material are managed in the field after harvest or pruning.</w:t>
            </w:r>
          </w:p>
        </w:tc>
        <w:tc>
          <w:tcPr>
            <w:tcW w:w="9015" w:type="dxa"/>
          </w:tcPr>
          <w:p w14:paraId="0537E027" w14:textId="1E2E0B72" w:rsidR="003B0654" w:rsidRPr="00511A20" w:rsidRDefault="003B0654" w:rsidP="00B417B1">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Pr>
                <w:rFonts w:cs="Calibri Light"/>
                <w:b/>
                <w:bCs/>
                <w:sz w:val="16"/>
                <w:szCs w:val="16"/>
              </w:rPr>
              <w:t xml:space="preserve">Organic mulch: </w:t>
            </w:r>
            <w:r>
              <w:rPr>
                <w:rFonts w:cs="Calibri Light"/>
                <w:sz w:val="16"/>
                <w:szCs w:val="16"/>
              </w:rPr>
              <w:t xml:space="preserve">Organic materials are spread on the soil surface and left there, without being incorporated or burnt. The materials include herbaceous plant residues from nitrogen-fixing (leguminous) or non-nitrogen-fixing plants, prunings (leaves and branches) of woody plants, and other organic materials such as wood shavings or sawdust. Plastic mulch is excluded. The mulch covers and protects the soil, conserves moisture, suppresses weeds and gradually returns organic matter and nutrients to the soil. </w:t>
            </w:r>
            <w:r>
              <w:rPr>
                <w:rFonts w:cs="Calibri Light"/>
                <w:color w:val="EE0000"/>
                <w:sz w:val="16"/>
                <w:szCs w:val="16"/>
                <w:highlight w:val="yellow"/>
              </w:rPr>
              <w:t>Compared with no mulch, or with crop residues removed from the field, or burnt,</w:t>
            </w:r>
            <w:r>
              <w:rPr>
                <w:rFonts w:cs="Calibri Light"/>
                <w:color w:val="EE0000"/>
                <w:sz w:val="16"/>
                <w:szCs w:val="16"/>
              </w:rPr>
              <w:t xml:space="preserve"> </w:t>
            </w:r>
            <w:r>
              <w:rPr>
                <w:rFonts w:cs="Calibri Light"/>
                <w:color w:val="EE0000"/>
                <w:sz w:val="16"/>
                <w:szCs w:val="16"/>
                <w:highlight w:val="yellow"/>
              </w:rPr>
              <w:t>or grazed by livestock.</w:t>
            </w:r>
          </w:p>
        </w:tc>
      </w:tr>
      <w:tr w:rsidR="003B0654" w:rsidRPr="00511A20" w14:paraId="5714FCF9" w14:textId="77777777" w:rsidTr="00511A20">
        <w:trPr>
          <w:trHeight w:val="245"/>
        </w:trPr>
        <w:tc>
          <w:tcPr>
            <w:cnfStyle w:val="001000000000" w:firstRow="0" w:lastRow="0" w:firstColumn="1" w:lastColumn="0" w:oddVBand="0" w:evenVBand="0" w:oddHBand="0" w:evenHBand="0" w:firstRowFirstColumn="0" w:firstRowLastColumn="0" w:lastRowFirstColumn="0" w:lastRowLastColumn="0"/>
            <w:tcW w:w="1623" w:type="dxa"/>
          </w:tcPr>
          <w:p w14:paraId="28F13F91" w14:textId="77777777" w:rsidR="003B0654" w:rsidRPr="00511A20" w:rsidRDefault="003B0654" w:rsidP="00FC03D4">
            <w:pPr>
              <w:jc w:val="left"/>
              <w:rPr>
                <w:rFonts w:cs="Calibri Light"/>
                <w:sz w:val="16"/>
                <w:szCs w:val="16"/>
              </w:rPr>
            </w:pPr>
          </w:p>
        </w:tc>
        <w:tc>
          <w:tcPr>
            <w:tcW w:w="9015" w:type="dxa"/>
          </w:tcPr>
          <w:p w14:paraId="4A206023" w14:textId="783E8672" w:rsidR="003B0654" w:rsidRPr="00511A20" w:rsidRDefault="003B0654" w:rsidP="00B417B1">
            <w:pPr>
              <w:cnfStyle w:val="000000000000" w:firstRow="0" w:lastRow="0" w:firstColumn="0" w:lastColumn="0" w:oddVBand="0" w:evenVBand="0" w:oddHBand="0" w:evenHBand="0" w:firstRowFirstColumn="0" w:firstRowLastColumn="0" w:lastRowFirstColumn="0" w:lastRowLastColumn="0"/>
              <w:rPr>
                <w:rFonts w:cs="Calibri Light"/>
                <w:sz w:val="16"/>
                <w:szCs w:val="16"/>
              </w:rPr>
            </w:pPr>
            <w:r>
              <w:rPr>
                <w:rFonts w:cs="Calibri Light"/>
                <w:b/>
                <w:bCs/>
                <w:sz w:val="16"/>
                <w:szCs w:val="16"/>
              </w:rPr>
              <w:t>Residues incorporation:</w:t>
            </w:r>
            <w:r>
              <w:rPr>
                <w:rFonts w:cs="Calibri Light"/>
                <w:sz w:val="16"/>
                <w:szCs w:val="16"/>
              </w:rPr>
              <w:t xml:space="preserve"> Crop or tree residues (straw, stubble, prunings, leaves and other plant parts left after harvest or pruning) are mixed into the soil, usually by tillage. The residues can come from nitrogen-fixing (leguminous) or non-nitrogen-fixing plants, and can be produced in the field or brought from elsewhere (biomass transfer). Incorporation returns organic matter and nutrients to the soil. </w:t>
            </w:r>
            <w:r>
              <w:rPr>
                <w:rFonts w:cs="Calibri Light"/>
                <w:color w:val="EE0000"/>
                <w:sz w:val="16"/>
                <w:szCs w:val="16"/>
                <w:highlight w:val="yellow"/>
              </w:rPr>
              <w:t>Compared with crop residues removed from the field, or burnt, or grazed by livestock.</w:t>
            </w:r>
          </w:p>
        </w:tc>
      </w:tr>
      <w:tr w:rsidR="003B0654" w:rsidRPr="00511A20" w14:paraId="33658256" w14:textId="77777777" w:rsidTr="00B57B5D">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23" w:type="dxa"/>
          </w:tcPr>
          <w:p w14:paraId="5B39C9A0" w14:textId="77777777" w:rsidR="003B0654" w:rsidRPr="00511A20" w:rsidRDefault="003B0654" w:rsidP="00FC03D4">
            <w:pPr>
              <w:jc w:val="left"/>
              <w:rPr>
                <w:rFonts w:cs="Calibri Light"/>
                <w:sz w:val="16"/>
                <w:szCs w:val="16"/>
              </w:rPr>
            </w:pPr>
          </w:p>
        </w:tc>
        <w:tc>
          <w:tcPr>
            <w:tcW w:w="9015" w:type="dxa"/>
          </w:tcPr>
          <w:p w14:paraId="52F8F1EA" w14:textId="7376B85E" w:rsidR="003B0654" w:rsidRPr="00511A20" w:rsidRDefault="003B0654" w:rsidP="00B417B1">
            <w:pPr>
              <w:cnfStyle w:val="000000100000" w:firstRow="0" w:lastRow="0" w:firstColumn="0" w:lastColumn="0" w:oddVBand="0" w:evenVBand="0" w:oddHBand="1" w:evenHBand="0" w:firstRowFirstColumn="0" w:firstRowLastColumn="0" w:lastRowFirstColumn="0" w:lastRowLastColumn="0"/>
              <w:rPr>
                <w:rFonts w:cs="Calibri Light"/>
                <w:sz w:val="16"/>
                <w:szCs w:val="16"/>
              </w:rPr>
            </w:pPr>
            <w:r>
              <w:rPr>
                <w:rFonts w:cs="Calibri Light"/>
                <w:b/>
                <w:bCs/>
                <w:sz w:val="16"/>
                <w:szCs w:val="16"/>
              </w:rPr>
              <w:t>Residues retention:</w:t>
            </w:r>
            <w:r>
              <w:rPr>
                <w:rFonts w:cs="Calibri Light"/>
                <w:sz w:val="16"/>
                <w:szCs w:val="16"/>
              </w:rPr>
              <w:t xml:space="preserve"> Crop residues from nitrogen-fixing or non-nitrogen-fixing plants are kept in the field after harvest instead of being removed, but the studies did not specify whether they were left on the surface or incorporated into the soil. </w:t>
            </w:r>
            <w:r>
              <w:rPr>
                <w:rFonts w:cs="Calibri Light"/>
                <w:color w:val="EE0000"/>
                <w:sz w:val="16"/>
                <w:szCs w:val="16"/>
                <w:highlight w:val="yellow"/>
              </w:rPr>
              <w:t>Compared with crop residues removed from the field.</w:t>
            </w:r>
          </w:p>
        </w:tc>
      </w:tr>
      <w:tr w:rsidR="00653E1D" w:rsidRPr="00511A20" w14:paraId="5E60F739" w14:textId="77777777" w:rsidTr="00511A20">
        <w:trPr>
          <w:trHeight w:val="1200"/>
        </w:trPr>
        <w:tc>
          <w:tcPr>
            <w:cnfStyle w:val="001000000000" w:firstRow="0" w:lastRow="0" w:firstColumn="1" w:lastColumn="0" w:oddVBand="0" w:evenVBand="0" w:oddHBand="0" w:evenHBand="0" w:firstRowFirstColumn="0" w:firstRowLastColumn="0" w:lastRowFirstColumn="0" w:lastRowLastColumn="0"/>
            <w:tcW w:w="1623" w:type="dxa"/>
          </w:tcPr>
          <w:p w14:paraId="5845FF66" w14:textId="03CB1277" w:rsidR="00653E1D" w:rsidRPr="00511A20" w:rsidRDefault="00653E1D" w:rsidP="00FC03D4">
            <w:pPr>
              <w:jc w:val="left"/>
              <w:rPr>
                <w:rFonts w:cs="Calibri Light"/>
                <w:sz w:val="16"/>
                <w:szCs w:val="16"/>
              </w:rPr>
            </w:pPr>
            <w:r>
              <w:rPr>
                <w:rFonts w:cs="Calibri Light"/>
                <w:sz w:val="16"/>
                <w:szCs w:val="16"/>
              </w:rPr>
              <w:t>Diversification (spatial): Growing more than one plant species in the same field at the same time.</w:t>
            </w:r>
          </w:p>
        </w:tc>
        <w:tc>
          <w:tcPr>
            <w:tcW w:w="9015" w:type="dxa"/>
          </w:tcPr>
          <w:p w14:paraId="1063C3F3" w14:textId="77777777"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sz w:val="16"/>
                <w:szCs w:val="16"/>
              </w:rPr>
            </w:pPr>
            <w:r>
              <w:rPr>
                <w:rFonts w:cs="Calibri Light"/>
                <w:b/>
                <w:bCs/>
                <w:sz w:val="16"/>
                <w:szCs w:val="16"/>
              </w:rPr>
              <w:t>Agroforestry</w:t>
            </w:r>
            <w:r>
              <w:rPr>
                <w:rFonts w:cs="Calibri Light"/>
                <w:sz w:val="16"/>
                <w:szCs w:val="16"/>
              </w:rPr>
              <w:t>: Woody perennials (trees, shrubs, palms or bamboos) are deliberately grown on the same land as crops and/or livestock, within or around plots, for example scattered trees, alley cropping, hedgerows, boundary plantings, windbreaks, shaded perennial systems or silvopasture. Trees provide products (fruit, timber, fodder, fuel) as well as services such as shade, microclimate regulation, soil protection, nutrient cycling and habitat.</w:t>
            </w:r>
          </w:p>
        </w:tc>
      </w:tr>
      <w:tr w:rsidR="00653E1D" w:rsidRPr="00511A20" w14:paraId="21322210" w14:textId="77777777" w:rsidTr="00B57B5D">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1623" w:type="dxa"/>
          </w:tcPr>
          <w:p w14:paraId="48F93D84" w14:textId="77777777" w:rsidR="00653E1D" w:rsidRPr="00511A20" w:rsidRDefault="00653E1D" w:rsidP="00FC03D4">
            <w:pPr>
              <w:jc w:val="left"/>
              <w:rPr>
                <w:rFonts w:cs="Calibri Light"/>
                <w:sz w:val="16"/>
                <w:szCs w:val="16"/>
              </w:rPr>
            </w:pPr>
          </w:p>
        </w:tc>
        <w:tc>
          <w:tcPr>
            <w:tcW w:w="9015" w:type="dxa"/>
          </w:tcPr>
          <w:p w14:paraId="1CB9DBCE" w14:textId="77777777"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sz w:val="16"/>
                <w:szCs w:val="16"/>
              </w:rPr>
            </w:pPr>
            <w:r>
              <w:rPr>
                <w:rFonts w:cs="Calibri Light"/>
                <w:b/>
                <w:bCs/>
                <w:sz w:val="16"/>
                <w:szCs w:val="16"/>
              </w:rPr>
              <w:t>Intercropping</w:t>
            </w:r>
            <w:r>
              <w:rPr>
                <w:rFonts w:cs="Calibri Light"/>
                <w:sz w:val="16"/>
                <w:szCs w:val="16"/>
              </w:rPr>
              <w:t>: Two or more crop species are grown in the same field at the same time, for all or a significant part of their growth cycles, in mixed, row, strip or relay arrangements. Complementarity between species is used to make better use of light, water and nutrients, increase total productivity per unit area, and reduce pest, disease and weed pressure.</w:t>
            </w:r>
          </w:p>
        </w:tc>
      </w:tr>
      <w:tr w:rsidR="007C7E2B" w:rsidRPr="00511A20" w14:paraId="593E728B" w14:textId="77777777" w:rsidTr="00511A20">
        <w:trPr>
          <w:trHeight w:val="954"/>
        </w:trPr>
        <w:tc>
          <w:tcPr>
            <w:cnfStyle w:val="001000000000" w:firstRow="0" w:lastRow="0" w:firstColumn="1" w:lastColumn="0" w:oddVBand="0" w:evenVBand="0" w:oddHBand="0" w:evenHBand="0" w:firstRowFirstColumn="0" w:firstRowLastColumn="0" w:lastRowFirstColumn="0" w:lastRowLastColumn="0"/>
            <w:tcW w:w="1623" w:type="dxa"/>
          </w:tcPr>
          <w:p w14:paraId="224FA377" w14:textId="282CD080" w:rsidR="007C7E2B" w:rsidRPr="00511A20" w:rsidRDefault="007C7E2B" w:rsidP="00FC03D4">
            <w:pPr>
              <w:jc w:val="left"/>
              <w:rPr>
                <w:rFonts w:cs="Calibri Light"/>
                <w:sz w:val="16"/>
                <w:szCs w:val="16"/>
              </w:rPr>
            </w:pPr>
            <w:r>
              <w:rPr>
                <w:rFonts w:cs="Calibri Light"/>
                <w:sz w:val="16"/>
                <w:szCs w:val="16"/>
              </w:rPr>
              <w:t>Diversification (temporal):</w:t>
            </w:r>
            <w:r>
              <w:rPr>
                <w:rFonts w:cs="Calibri Light"/>
                <w:b w:val="0"/>
                <w:bCs w:val="0"/>
                <w:sz w:val="16"/>
                <w:szCs w:val="16"/>
              </w:rPr>
              <w:t xml:space="preserve"> Changing the plants grown in a field over successive seasons or years.</w:t>
            </w:r>
          </w:p>
        </w:tc>
        <w:tc>
          <w:tcPr>
            <w:tcW w:w="9015" w:type="dxa"/>
          </w:tcPr>
          <w:p w14:paraId="643ED356" w14:textId="2A7696B9" w:rsidR="007C7E2B" w:rsidRPr="00511A20" w:rsidRDefault="007C7E2B"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Pr>
                <w:rFonts w:cs="Calibri Light"/>
                <w:b/>
                <w:bCs/>
                <w:sz w:val="16"/>
                <w:szCs w:val="16"/>
              </w:rPr>
              <w:t xml:space="preserve">Crop rotation: </w:t>
            </w:r>
            <w:r>
              <w:rPr>
                <w:rFonts w:cs="Calibri Light"/>
                <w:sz w:val="16"/>
                <w:szCs w:val="16"/>
              </w:rPr>
              <w:t>Different crop species are grown in a planned sequence on the same field over successive seasons or years, instead of repeating the same crop (monoculture) or an unplanned sequence. Rotations often combine cereals, legumes, root crops or green manures. They break pest, disease and weed cycles, improve soil fertility (especially when legumes fix nitrogen), balance the use of nutrients and water from different soil depths, improve soil structure and organic matter, and spread production risk.</w:t>
            </w:r>
          </w:p>
        </w:tc>
      </w:tr>
      <w:tr w:rsidR="00653E1D" w:rsidRPr="00511A20" w14:paraId="7C198430" w14:textId="77777777" w:rsidTr="00676B0A">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623" w:type="dxa"/>
          </w:tcPr>
          <w:p w14:paraId="1B518A72" w14:textId="2F757743" w:rsidR="00653E1D" w:rsidRPr="00511A20" w:rsidRDefault="00653E1D" w:rsidP="00FC03D4">
            <w:pPr>
              <w:jc w:val="left"/>
              <w:rPr>
                <w:rFonts w:cs="Calibri Light"/>
                <w:sz w:val="16"/>
                <w:szCs w:val="16"/>
              </w:rPr>
            </w:pPr>
          </w:p>
        </w:tc>
        <w:tc>
          <w:tcPr>
            <w:tcW w:w="9015" w:type="dxa"/>
          </w:tcPr>
          <w:p w14:paraId="2238E798" w14:textId="77777777"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Pr>
                <w:rFonts w:cs="Calibri Light"/>
                <w:b/>
                <w:bCs/>
                <w:sz w:val="16"/>
                <w:szCs w:val="16"/>
              </w:rPr>
              <w:t xml:space="preserve">Natural fallow: </w:t>
            </w:r>
            <w:r>
              <w:rPr>
                <w:rFonts w:cs="Calibri Light"/>
                <w:sz w:val="16"/>
                <w:szCs w:val="16"/>
              </w:rPr>
              <w:t>Cropland is left uncultivated for one or more seasons and vegetation (grasses, shrubs or trees) regrows spontaneously, without planting. The regrowth restores soil organic matter and fertility, recycles nutrients, protects the soil from erosion, breaks weed, pest and disease cycles and provides habitat for biodiversity. Includes grass, bush and forest fallows.</w:t>
            </w:r>
          </w:p>
        </w:tc>
      </w:tr>
      <w:tr w:rsidR="00653E1D" w:rsidRPr="00511A20" w14:paraId="022BAA8D" w14:textId="77777777" w:rsidTr="00B57B5D">
        <w:trPr>
          <w:trHeight w:val="893"/>
        </w:trPr>
        <w:tc>
          <w:tcPr>
            <w:cnfStyle w:val="001000000000" w:firstRow="0" w:lastRow="0" w:firstColumn="1" w:lastColumn="0" w:oddVBand="0" w:evenVBand="0" w:oddHBand="0" w:evenHBand="0" w:firstRowFirstColumn="0" w:firstRowLastColumn="0" w:lastRowFirstColumn="0" w:lastRowLastColumn="0"/>
            <w:tcW w:w="1623" w:type="dxa"/>
          </w:tcPr>
          <w:p w14:paraId="79F11AB2" w14:textId="77777777" w:rsidR="00653E1D" w:rsidRPr="00511A20" w:rsidRDefault="00653E1D" w:rsidP="00FC03D4">
            <w:pPr>
              <w:jc w:val="left"/>
              <w:rPr>
                <w:rFonts w:cs="Calibri Light"/>
                <w:sz w:val="16"/>
                <w:szCs w:val="16"/>
              </w:rPr>
            </w:pPr>
          </w:p>
        </w:tc>
        <w:tc>
          <w:tcPr>
            <w:tcW w:w="9015" w:type="dxa"/>
          </w:tcPr>
          <w:p w14:paraId="319A2935" w14:textId="77777777"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Pr>
                <w:rFonts w:cs="Calibri Light"/>
                <w:b/>
                <w:bCs/>
                <w:sz w:val="16"/>
                <w:szCs w:val="16"/>
              </w:rPr>
              <w:t xml:space="preserve">Improved fallow: </w:t>
            </w:r>
            <w:r>
              <w:rPr>
                <w:rFonts w:cs="Calibri Light"/>
                <w:sz w:val="16"/>
                <w:szCs w:val="16"/>
              </w:rPr>
              <w:t xml:space="preserve">During the fallow period, cropland is deliberately planted with fast-growing species, usually legumes such as trees, shrubs or herbaceous plants (e.g., </w:t>
            </w:r>
            <w:r>
              <w:rPr>
                <w:rFonts w:cs="Calibri Light"/>
                <w:i/>
                <w:iCs/>
                <w:sz w:val="16"/>
                <w:szCs w:val="16"/>
              </w:rPr>
              <w:t>Sesbania</w:t>
            </w:r>
            <w:r>
              <w:rPr>
                <w:rFonts w:cs="Calibri Light"/>
                <w:sz w:val="16"/>
                <w:szCs w:val="16"/>
              </w:rPr>
              <w:t xml:space="preserve">, </w:t>
            </w:r>
            <w:r>
              <w:rPr>
                <w:rFonts w:cs="Calibri Light"/>
                <w:i/>
                <w:iCs/>
                <w:sz w:val="16"/>
                <w:szCs w:val="16"/>
              </w:rPr>
              <w:t>Tephrosia</w:t>
            </w:r>
            <w:r>
              <w:rPr>
                <w:rFonts w:cs="Calibri Light"/>
                <w:sz w:val="16"/>
                <w:szCs w:val="16"/>
              </w:rPr>
              <w:t xml:space="preserve">, </w:t>
            </w:r>
            <w:r>
              <w:rPr>
                <w:rFonts w:cs="Calibri Light"/>
                <w:i/>
                <w:iCs/>
                <w:sz w:val="16"/>
                <w:szCs w:val="16"/>
              </w:rPr>
              <w:t>Gliricidia</w:t>
            </w:r>
            <w:r>
              <w:rPr>
                <w:rFonts w:cs="Calibri Light"/>
                <w:sz w:val="16"/>
                <w:szCs w:val="16"/>
              </w:rPr>
              <w:t xml:space="preserve">, </w:t>
            </w:r>
            <w:r>
              <w:rPr>
                <w:rFonts w:cs="Calibri Light"/>
                <w:i/>
                <w:iCs/>
                <w:sz w:val="16"/>
                <w:szCs w:val="16"/>
              </w:rPr>
              <w:t>Cajanus</w:t>
            </w:r>
            <w:r>
              <w:rPr>
                <w:rFonts w:cs="Calibri Light"/>
                <w:sz w:val="16"/>
                <w:szCs w:val="16"/>
              </w:rPr>
              <w:t xml:space="preserve">, </w:t>
            </w:r>
            <w:r>
              <w:rPr>
                <w:rFonts w:cs="Calibri Light"/>
                <w:i/>
                <w:iCs/>
                <w:sz w:val="16"/>
                <w:szCs w:val="16"/>
              </w:rPr>
              <w:t>Crotalaria</w:t>
            </w:r>
            <w:r>
              <w:rPr>
                <w:rFonts w:cs="Calibri Light"/>
                <w:sz w:val="16"/>
                <w:szCs w:val="16"/>
              </w:rPr>
              <w:t xml:space="preserve">, </w:t>
            </w:r>
            <w:r>
              <w:rPr>
                <w:rFonts w:cs="Calibri Light"/>
                <w:i/>
                <w:iCs/>
                <w:sz w:val="16"/>
                <w:szCs w:val="16"/>
              </w:rPr>
              <w:t>Mucuna</w:t>
            </w:r>
            <w:r>
              <w:rPr>
                <w:rFonts w:cs="Calibri Light"/>
                <w:sz w:val="16"/>
                <w:szCs w:val="16"/>
              </w:rPr>
              <w:t xml:space="preserve">), instead of being left to regrow naturally. This restores soil fertility faster than natural fallow through biological nitrogen fixation, biomass and nutrient inputs, and deep nutrient recycling. It also suppresses weeds (including </w:t>
            </w:r>
            <w:r>
              <w:rPr>
                <w:rFonts w:cs="Calibri Light"/>
                <w:i/>
                <w:iCs/>
                <w:sz w:val="16"/>
                <w:szCs w:val="16"/>
              </w:rPr>
              <w:t>Striga</w:t>
            </w:r>
            <w:r>
              <w:rPr>
                <w:rFonts w:cs="Calibri Light"/>
                <w:sz w:val="16"/>
                <w:szCs w:val="16"/>
              </w:rPr>
              <w:t>) and protects the soil. The fallow biomass is often cut and left on the surface or incorporated before the next crop.</w:t>
            </w:r>
          </w:p>
        </w:tc>
      </w:tr>
      <w:tr w:rsidR="00653E1D" w:rsidRPr="00511A20" w14:paraId="5911640F" w14:textId="77777777" w:rsidTr="00676B0A">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1623" w:type="dxa"/>
          </w:tcPr>
          <w:p w14:paraId="18104011" w14:textId="514472D8" w:rsidR="00653E1D" w:rsidRPr="00511A20" w:rsidRDefault="00653E1D" w:rsidP="00FC03D4">
            <w:pPr>
              <w:jc w:val="left"/>
              <w:rPr>
                <w:rFonts w:cs="Calibri Light"/>
                <w:sz w:val="16"/>
                <w:szCs w:val="16"/>
              </w:rPr>
            </w:pPr>
            <w:r>
              <w:rPr>
                <w:rFonts w:cs="Calibri Light"/>
                <w:sz w:val="16"/>
                <w:szCs w:val="16"/>
              </w:rPr>
              <w:t xml:space="preserve">Nutrient management: </w:t>
            </w:r>
            <w:r>
              <w:rPr>
                <w:rFonts w:cs="Calibri Light"/>
                <w:b w:val="0"/>
                <w:bCs w:val="0"/>
                <w:sz w:val="16"/>
                <w:szCs w:val="16"/>
              </w:rPr>
              <w:t>How crops are supplied with nutrients.</w:t>
            </w:r>
          </w:p>
        </w:tc>
        <w:tc>
          <w:tcPr>
            <w:tcW w:w="9015" w:type="dxa"/>
          </w:tcPr>
          <w:p w14:paraId="42768D24" w14:textId="04D21380"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Pr>
                <w:rFonts w:cs="Calibri Light"/>
                <w:b/>
                <w:bCs/>
                <w:sz w:val="16"/>
                <w:szCs w:val="16"/>
              </w:rPr>
              <w:t xml:space="preserve">Biochar amendment: </w:t>
            </w:r>
            <w:r>
              <w:rPr>
                <w:rFonts w:cs="Calibri Light"/>
                <w:sz w:val="16"/>
                <w:szCs w:val="16"/>
              </w:rPr>
              <w:t>Biochar is added to the soil, either alone or mixed with compost, manure or fertilizers. Biochar is a carbon-rich solid made by heating biomass (crop residues, wood, manure or other organic waste) with little or no oxygen (pyrolysis). It improves soil structure, water-holding capacity, cation exchange capacity and pH (especially in acidic soils), increases nutrient retention and use efficiency, supports soil microbial activity and stores carbon in the soil for the long term.</w:t>
            </w:r>
          </w:p>
        </w:tc>
      </w:tr>
      <w:tr w:rsidR="00653E1D" w:rsidRPr="00511A20" w14:paraId="076D0180" w14:textId="77777777" w:rsidTr="00511A20">
        <w:trPr>
          <w:trHeight w:val="629"/>
        </w:trPr>
        <w:tc>
          <w:tcPr>
            <w:cnfStyle w:val="001000000000" w:firstRow="0" w:lastRow="0" w:firstColumn="1" w:lastColumn="0" w:oddVBand="0" w:evenVBand="0" w:oddHBand="0" w:evenHBand="0" w:firstRowFirstColumn="0" w:firstRowLastColumn="0" w:lastRowFirstColumn="0" w:lastRowLastColumn="0"/>
            <w:tcW w:w="1623" w:type="dxa"/>
          </w:tcPr>
          <w:p w14:paraId="62F00F5C" w14:textId="61774B5B" w:rsidR="00653E1D" w:rsidRPr="00511A20" w:rsidRDefault="00653E1D" w:rsidP="00FC03D4">
            <w:pPr>
              <w:jc w:val="left"/>
              <w:rPr>
                <w:rFonts w:cs="Calibri Light"/>
                <w:sz w:val="16"/>
                <w:szCs w:val="16"/>
              </w:rPr>
            </w:pPr>
          </w:p>
        </w:tc>
        <w:tc>
          <w:tcPr>
            <w:tcW w:w="9015" w:type="dxa"/>
          </w:tcPr>
          <w:p w14:paraId="2E8A3702" w14:textId="730D9B4E"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Pr>
                <w:rFonts w:cs="Calibri Light"/>
                <w:b/>
                <w:bCs/>
                <w:sz w:val="16"/>
                <w:szCs w:val="16"/>
              </w:rPr>
              <w:t xml:space="preserve">Inoculation: </w:t>
            </w:r>
            <w:r>
              <w:rPr>
                <w:rFonts w:cs="Calibri Light"/>
                <w:sz w:val="16"/>
                <w:szCs w:val="16"/>
              </w:rPr>
              <w:t>Seeds, seedlings or soil are treated with beneficial microorganisms, such as rhizobia, arbuscular mycorrhizal fungi, or plant growth-promoting bacteria and fungi, to establish or boost useful plant–microbe associations. It improves biological nitrogen fixation, nutrient (especially P) uptake, root health and plant tolerance to stress, and can reduce the need for synthetic inputs.</w:t>
            </w:r>
          </w:p>
        </w:tc>
      </w:tr>
      <w:tr w:rsidR="00653E1D" w:rsidRPr="00511A20" w14:paraId="66E7122D" w14:textId="77777777" w:rsidTr="00676B0A">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1623" w:type="dxa"/>
          </w:tcPr>
          <w:p w14:paraId="307514B9" w14:textId="77777777" w:rsidR="00653E1D" w:rsidRPr="00511A20" w:rsidRDefault="00653E1D" w:rsidP="00FC03D4">
            <w:pPr>
              <w:jc w:val="left"/>
              <w:rPr>
                <w:rFonts w:cs="Calibri Light"/>
                <w:sz w:val="16"/>
                <w:szCs w:val="16"/>
              </w:rPr>
            </w:pPr>
          </w:p>
        </w:tc>
        <w:tc>
          <w:tcPr>
            <w:tcW w:w="9015" w:type="dxa"/>
          </w:tcPr>
          <w:p w14:paraId="16A8DB05" w14:textId="78B5B8C8"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Pr>
                <w:rFonts w:cs="Calibri Light"/>
                <w:b/>
                <w:bCs/>
                <w:sz w:val="16"/>
                <w:szCs w:val="16"/>
              </w:rPr>
              <w:t xml:space="preserve">Mixed fertilizers: </w:t>
            </w:r>
            <w:r>
              <w:rPr>
                <w:rFonts w:cs="Calibri Light"/>
                <w:sz w:val="16"/>
                <w:szCs w:val="16"/>
              </w:rPr>
              <w:t>Organic fertilizers or amendments (manure, compost, crop residues, green manure) are applied together with mineral fertilizers, in the same season or as a planned combination, to meet crop nutrient needs. The organic component builds soil organic matter, improves soil structure and nutrient retention, and increases how efficiently the mineral nutrients are used, while mineral fertilizers supply readily available nutrients.</w:t>
            </w:r>
          </w:p>
        </w:tc>
      </w:tr>
      <w:tr w:rsidR="00653E1D" w:rsidRPr="00511A20" w14:paraId="559190AD" w14:textId="77777777" w:rsidTr="00511A20">
        <w:trPr>
          <w:trHeight w:val="817"/>
        </w:trPr>
        <w:tc>
          <w:tcPr>
            <w:cnfStyle w:val="001000000000" w:firstRow="0" w:lastRow="0" w:firstColumn="1" w:lastColumn="0" w:oddVBand="0" w:evenVBand="0" w:oddHBand="0" w:evenHBand="0" w:firstRowFirstColumn="0" w:firstRowLastColumn="0" w:lastRowFirstColumn="0" w:lastRowLastColumn="0"/>
            <w:tcW w:w="1623" w:type="dxa"/>
          </w:tcPr>
          <w:p w14:paraId="757E4A0C" w14:textId="77777777" w:rsidR="00653E1D" w:rsidRPr="00511A20" w:rsidRDefault="00653E1D" w:rsidP="00FC03D4">
            <w:pPr>
              <w:jc w:val="left"/>
              <w:rPr>
                <w:rFonts w:cs="Calibri Light"/>
                <w:sz w:val="16"/>
                <w:szCs w:val="16"/>
              </w:rPr>
            </w:pPr>
          </w:p>
        </w:tc>
        <w:tc>
          <w:tcPr>
            <w:tcW w:w="9015" w:type="dxa"/>
          </w:tcPr>
          <w:p w14:paraId="08EBB529" w14:textId="72DEEAA2"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Pr>
                <w:rFonts w:cs="Calibri Light"/>
                <w:b/>
                <w:bCs/>
                <w:sz w:val="16"/>
                <w:szCs w:val="16"/>
              </w:rPr>
              <w:t xml:space="preserve">Organic fertilizers: </w:t>
            </w:r>
            <w:r>
              <w:rPr>
                <w:rFonts w:cs="Calibri Light"/>
                <w:sz w:val="16"/>
                <w:szCs w:val="16"/>
              </w:rPr>
              <w:t>Nutrients are supplied to crops from materials of plant or animal origin, such as animal manure, compost, vermicompost, slurry, biosolids, green manure or plant-based preparations, instead of synthetic mineral fertilizers. Nutrients are released gradually as the materials decompose, while the added organic matter improves soil structure, water-holding capacity, biological activity and long-term fertility.</w:t>
            </w:r>
          </w:p>
        </w:tc>
      </w:tr>
      <w:tr w:rsidR="00675FBC" w:rsidRPr="00511A20" w14:paraId="77375345" w14:textId="77777777" w:rsidTr="00676B0A">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1623" w:type="dxa"/>
          </w:tcPr>
          <w:p w14:paraId="17D4BE48" w14:textId="059013CD" w:rsidR="00675FBC" w:rsidRPr="00511A20" w:rsidRDefault="00675FBC" w:rsidP="00FC03D4">
            <w:pPr>
              <w:jc w:val="left"/>
              <w:rPr>
                <w:rFonts w:cs="Calibri Light"/>
                <w:b w:val="0"/>
                <w:bCs w:val="0"/>
                <w:sz w:val="16"/>
                <w:szCs w:val="16"/>
              </w:rPr>
            </w:pPr>
            <w:r>
              <w:rPr>
                <w:rFonts w:cs="Calibri Light"/>
                <w:sz w:val="16"/>
                <w:szCs w:val="16"/>
              </w:rPr>
              <w:t xml:space="preserve">Pest management: </w:t>
            </w:r>
            <w:r>
              <w:rPr>
                <w:rFonts w:cs="Calibri Light"/>
                <w:b w:val="0"/>
                <w:bCs w:val="0"/>
                <w:sz w:val="16"/>
                <w:szCs w:val="16"/>
              </w:rPr>
              <w:t>How weeds, insect pests and diseases are controlled in the field.</w:t>
            </w:r>
          </w:p>
        </w:tc>
        <w:tc>
          <w:tcPr>
            <w:tcW w:w="9015" w:type="dxa"/>
          </w:tcPr>
          <w:p w14:paraId="57948175" w14:textId="4B1C9493" w:rsidR="00675FBC" w:rsidRPr="00511A20" w:rsidRDefault="006D0097"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Pr>
                <w:rFonts w:cs="Calibri Light"/>
                <w:b/>
                <w:bCs/>
                <w:sz w:val="16"/>
                <w:szCs w:val="16"/>
              </w:rPr>
              <w:t xml:space="preserve">Mechanical weeding: </w:t>
            </w:r>
            <w:r>
              <w:rPr>
                <w:rFonts w:cs="Calibri Light"/>
                <w:sz w:val="16"/>
                <w:szCs w:val="16"/>
              </w:rPr>
              <w:t>Weeds are removed by physical means, such as hand pulling, hoeing, slashing or animal- or tractor-drawn weeders, instead of controlling them with herbicides or leaving them unmanaged. Removing weeds reduces their competition with crops for light, water and nutrients without using herbicides.</w:t>
            </w:r>
          </w:p>
        </w:tc>
      </w:tr>
      <w:tr w:rsidR="00653E1D" w:rsidRPr="00511A20" w14:paraId="110464CF" w14:textId="77777777" w:rsidTr="00511A20">
        <w:trPr>
          <w:trHeight w:val="274"/>
        </w:trPr>
        <w:tc>
          <w:tcPr>
            <w:cnfStyle w:val="001000000000" w:firstRow="0" w:lastRow="0" w:firstColumn="1" w:lastColumn="0" w:oddVBand="0" w:evenVBand="0" w:oddHBand="0" w:evenHBand="0" w:firstRowFirstColumn="0" w:firstRowLastColumn="0" w:lastRowFirstColumn="0" w:lastRowLastColumn="0"/>
            <w:tcW w:w="1623" w:type="dxa"/>
          </w:tcPr>
          <w:p w14:paraId="20901AF0" w14:textId="16BBA372" w:rsidR="00653E1D" w:rsidRPr="00511A20" w:rsidRDefault="00653E1D" w:rsidP="00FC03D4">
            <w:pPr>
              <w:jc w:val="left"/>
              <w:rPr>
                <w:rFonts w:cs="Calibri Light"/>
                <w:sz w:val="16"/>
                <w:szCs w:val="16"/>
              </w:rPr>
            </w:pPr>
            <w:r>
              <w:rPr>
                <w:rFonts w:cs="Calibri Light"/>
                <w:sz w:val="16"/>
                <w:szCs w:val="16"/>
              </w:rPr>
              <w:t xml:space="preserve">Soil management: </w:t>
            </w:r>
            <w:r>
              <w:rPr>
                <w:rFonts w:cs="Calibri Light"/>
                <w:b w:val="0"/>
                <w:bCs w:val="0"/>
                <w:sz w:val="16"/>
                <w:szCs w:val="16"/>
              </w:rPr>
              <w:t>How the soil is prepared and disturbed before and during cropping.</w:t>
            </w:r>
          </w:p>
        </w:tc>
        <w:tc>
          <w:tcPr>
            <w:tcW w:w="9015" w:type="dxa"/>
          </w:tcPr>
          <w:p w14:paraId="53662774" w14:textId="2386FA9C"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Pr>
                <w:rFonts w:cs="Calibri Light"/>
                <w:b/>
                <w:bCs/>
                <w:sz w:val="16"/>
                <w:szCs w:val="16"/>
              </w:rPr>
              <w:t xml:space="preserve">Reduced tillage: </w:t>
            </w:r>
            <w:r>
              <w:rPr>
                <w:rFonts w:cs="Calibri Light"/>
                <w:sz w:val="16"/>
                <w:szCs w:val="16"/>
              </w:rPr>
              <w:t>Soil disturbance is reduced compared with conventional tillage (e.g., mouldboard ploughing) by cutting the number, depth or intensity of tillage operations, or by tilling only part of the field (strip, zone or planting-hole tillage). It includes minimum tillage and no-till, where seeds are sown directly into untilled soil. Less disturbance protects soil structure and aggregates, reduces erosion and evaporation, slows organic matter decomposition, supports soil biological activity and cuts fuel and labour costs.</w:t>
            </w:r>
          </w:p>
        </w:tc>
      </w:tr>
      <w:tr w:rsidR="00653E1D" w:rsidRPr="00511A20" w14:paraId="60140B16" w14:textId="77777777" w:rsidTr="00511A20">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623" w:type="dxa"/>
          </w:tcPr>
          <w:p w14:paraId="60F3409F" w14:textId="77777777" w:rsidR="00653E1D" w:rsidRPr="00511A20" w:rsidRDefault="00653E1D" w:rsidP="00FC03D4">
            <w:pPr>
              <w:jc w:val="left"/>
              <w:rPr>
                <w:rFonts w:cs="Calibri Light"/>
                <w:sz w:val="16"/>
                <w:szCs w:val="16"/>
              </w:rPr>
            </w:pPr>
          </w:p>
        </w:tc>
        <w:tc>
          <w:tcPr>
            <w:tcW w:w="9015" w:type="dxa"/>
          </w:tcPr>
          <w:p w14:paraId="6F02F8EA" w14:textId="40F62A7A" w:rsidR="00653E1D" w:rsidRPr="00511A20" w:rsidRDefault="004E3001"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Pr>
                <w:rFonts w:cs="Calibri Light"/>
                <w:b/>
                <w:bCs/>
                <w:sz w:val="16"/>
                <w:szCs w:val="16"/>
              </w:rPr>
              <w:t>Zero tillage:</w:t>
            </w:r>
            <w:r>
              <w:rPr>
                <w:rFonts w:cs="Calibri Light"/>
                <w:sz w:val="16"/>
                <w:szCs w:val="16"/>
              </w:rPr>
              <w:t xml:space="preserve"> Crops are sown directly into untilled soil, with no ploughing, harrowing or other soil preparation before planting. Disturbance is limited to the narrow opening made for the seed, and the soil surface and any crop residues are left in place. It protects soil structure and aggregates, reduces erosion and evaporation, slows organic matter decomposition, supports soil biological activity and cuts fuel, labour and time costs.</w:t>
            </w:r>
          </w:p>
        </w:tc>
      </w:tr>
      <w:tr w:rsidR="00C55446" w:rsidRPr="00511A20" w14:paraId="7FFE5D50"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5D497C76" w14:textId="3392221F" w:rsidR="00C55446" w:rsidRPr="00511A20" w:rsidRDefault="00C55446" w:rsidP="00FC03D4">
            <w:pPr>
              <w:jc w:val="left"/>
              <w:rPr>
                <w:rFonts w:cs="Calibri Light"/>
                <w:sz w:val="16"/>
                <w:szCs w:val="16"/>
              </w:rPr>
            </w:pPr>
            <w:r>
              <w:rPr>
                <w:rFonts w:cs="Calibri Light"/>
                <w:sz w:val="16"/>
                <w:szCs w:val="16"/>
              </w:rPr>
              <w:lastRenderedPageBreak/>
              <w:t xml:space="preserve">Variety management: </w:t>
            </w:r>
            <w:r>
              <w:rPr>
                <w:rFonts w:cs="Calibri Light"/>
                <w:b w:val="0"/>
                <w:bCs w:val="0"/>
                <w:sz w:val="16"/>
                <w:szCs w:val="16"/>
              </w:rPr>
              <w:t>Which crop varieties are grown.</w:t>
            </w:r>
          </w:p>
        </w:tc>
        <w:tc>
          <w:tcPr>
            <w:tcW w:w="9015" w:type="dxa"/>
          </w:tcPr>
          <w:p w14:paraId="67389022" w14:textId="44E677CB" w:rsidR="00C55446" w:rsidRPr="00511A20" w:rsidRDefault="00C55446"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Pr>
                <w:rFonts w:cs="Calibri Light"/>
                <w:b/>
                <w:bCs/>
                <w:sz w:val="16"/>
                <w:szCs w:val="16"/>
              </w:rPr>
              <w:t xml:space="preserve">Local variety: </w:t>
            </w:r>
            <w:r>
              <w:rPr>
                <w:rFonts w:cs="Calibri Light"/>
                <w:sz w:val="16"/>
                <w:szCs w:val="16"/>
              </w:rPr>
              <w:t>Crop varieties developed and maintained by farmers in a particular area are grown. These include traditional varieties, landraces and farmer-selected populations, usually multiplied from farm-saved or locally exchanged seed, instead of commercially bred improved varieties or hybrids. Local varieties are often genetically diverse and adapted to local soils, climate, pests and low-input conditions. They help with yield stability, resilience to stress, dietary and cultural preferences, seed autonomy and conservation of agrobiodiversity.</w:t>
            </w:r>
          </w:p>
        </w:tc>
      </w:tr>
      <w:tr w:rsidR="00140BF3" w:rsidRPr="00511A20" w14:paraId="54383E4D" w14:textId="77777777" w:rsidTr="00511A20">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623" w:type="dxa"/>
          </w:tcPr>
          <w:p w14:paraId="1CEB85BA" w14:textId="6C079A18" w:rsidR="00140BF3" w:rsidRPr="00511A20" w:rsidRDefault="00140BF3" w:rsidP="00FC03D4">
            <w:pPr>
              <w:jc w:val="left"/>
              <w:rPr>
                <w:rFonts w:cs="Calibri Light"/>
                <w:b w:val="0"/>
                <w:bCs w:val="0"/>
                <w:sz w:val="16"/>
                <w:szCs w:val="16"/>
              </w:rPr>
            </w:pPr>
            <w:r>
              <w:rPr>
                <w:rFonts w:cs="Calibri Light"/>
                <w:sz w:val="16"/>
                <w:szCs w:val="16"/>
              </w:rPr>
              <w:t xml:space="preserve">Water management: </w:t>
            </w:r>
            <w:r>
              <w:rPr>
                <w:rFonts w:cs="Calibri Light"/>
                <w:b w:val="0"/>
                <w:bCs w:val="0"/>
                <w:sz w:val="16"/>
                <w:szCs w:val="16"/>
              </w:rPr>
              <w:t>How crops are supplied with water beyond rainfall.</w:t>
            </w:r>
          </w:p>
        </w:tc>
        <w:tc>
          <w:tcPr>
            <w:tcW w:w="9015" w:type="dxa"/>
          </w:tcPr>
          <w:p w14:paraId="12760205" w14:textId="52885A18" w:rsidR="00140BF3" w:rsidRPr="00511A20" w:rsidRDefault="00140BF3" w:rsidP="00177E65">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Pr>
                <w:rFonts w:cs="Calibri Light"/>
                <w:b/>
                <w:bCs/>
                <w:sz w:val="16"/>
                <w:szCs w:val="16"/>
              </w:rPr>
              <w:t xml:space="preserve">Contour bunding: </w:t>
            </w:r>
            <w:r>
              <w:rPr>
                <w:rFonts w:cs="Calibri Light"/>
                <w:sz w:val="16"/>
                <w:szCs w:val="16"/>
              </w:rPr>
              <w:t xml:space="preserve">Barriers or depressions are built across the slope, following the contour lines of the field, to slow down rainwater running off the land. They include permanent or semi-permanent ridges of soil or stone (contour, stone and semicircular bunds), rows of stones, ridges and furrows remade each season, tied ridges that form small basins, and trenches dug along the contour. By holding rainwater in the field, they reduce soil erosion and increase the water available to crops. </w:t>
            </w:r>
            <w:r>
              <w:rPr>
                <w:rFonts w:cs="Calibri Light"/>
                <w:color w:val="EE0000"/>
                <w:sz w:val="16"/>
                <w:szCs w:val="16"/>
                <w:highlight w:val="yellow"/>
              </w:rPr>
              <w:t>Compared with fields without these structures.</w:t>
            </w:r>
          </w:p>
        </w:tc>
      </w:tr>
      <w:tr w:rsidR="00301E80" w:rsidRPr="00511A20" w14:paraId="75BF23BA"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182346F1" w14:textId="77777777" w:rsidR="00301E80" w:rsidRPr="00511A20" w:rsidRDefault="00301E80" w:rsidP="00FC03D4">
            <w:pPr>
              <w:jc w:val="left"/>
              <w:rPr>
                <w:rFonts w:cs="Calibri Light"/>
                <w:b w:val="0"/>
                <w:bCs w:val="0"/>
                <w:sz w:val="16"/>
                <w:szCs w:val="16"/>
              </w:rPr>
            </w:pPr>
          </w:p>
        </w:tc>
        <w:tc>
          <w:tcPr>
            <w:tcW w:w="9015" w:type="dxa"/>
          </w:tcPr>
          <w:p w14:paraId="1C65501D" w14:textId="3EA035D0" w:rsidR="00301E80" w:rsidRPr="00511A20" w:rsidRDefault="00140BF3"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Pr>
                <w:rFonts w:cs="Calibri Light"/>
                <w:b/>
                <w:bCs/>
                <w:sz w:val="16"/>
                <w:szCs w:val="16"/>
              </w:rPr>
              <w:t xml:space="preserve">Micro catchments: </w:t>
            </w:r>
            <w:r>
              <w:rPr>
                <w:rFonts w:cs="Calibri Light"/>
                <w:sz w:val="16"/>
                <w:szCs w:val="16"/>
              </w:rPr>
              <w:t xml:space="preserve">Small basins or pits are dug within the field to collect rainwater runoff and concentrate it around the plants. They include basins surrounded by small earth bunds with an infiltration pit at the lowest point, mainly used for trees or bushes, and small planting pits in which crops are sown directly, which in the case of zai pits are filled with manure or compost before the rainy season. By capturing and storing rainwater where the plants grow, they increase the water available to crops in dry areas. </w:t>
            </w:r>
            <w:r>
              <w:rPr>
                <w:rFonts w:cs="Calibri Light"/>
                <w:color w:val="EE0000"/>
                <w:sz w:val="16"/>
                <w:szCs w:val="16"/>
                <w:highlight w:val="yellow"/>
              </w:rPr>
              <w:t>Compared with fields without these structures.</w:t>
            </w:r>
          </w:p>
        </w:tc>
      </w:tr>
      <w:tr w:rsidR="00140BF3" w:rsidRPr="00511A20" w14:paraId="741BD134" w14:textId="77777777" w:rsidTr="00461AD0">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623" w:type="dxa"/>
          </w:tcPr>
          <w:p w14:paraId="4B161EDC" w14:textId="77777777" w:rsidR="00140BF3" w:rsidRPr="00511A20" w:rsidRDefault="00140BF3" w:rsidP="00FC03D4">
            <w:pPr>
              <w:jc w:val="left"/>
              <w:rPr>
                <w:rFonts w:cs="Calibri Light"/>
                <w:b w:val="0"/>
                <w:bCs w:val="0"/>
                <w:sz w:val="16"/>
                <w:szCs w:val="16"/>
              </w:rPr>
            </w:pPr>
          </w:p>
        </w:tc>
        <w:tc>
          <w:tcPr>
            <w:tcW w:w="9015" w:type="dxa"/>
          </w:tcPr>
          <w:p w14:paraId="2AAAC387" w14:textId="76A1D2EE" w:rsidR="00140BF3" w:rsidRPr="00511A20" w:rsidRDefault="00A16444" w:rsidP="00C55446">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Pr>
                <w:rFonts w:cs="Calibri Light"/>
                <w:b/>
                <w:bCs/>
                <w:sz w:val="16"/>
                <w:szCs w:val="16"/>
              </w:rPr>
              <w:t xml:space="preserve">Grass strips: </w:t>
            </w:r>
            <w:r>
              <w:rPr>
                <w:rFonts w:cs="Calibri Light"/>
                <w:sz w:val="16"/>
                <w:szCs w:val="16"/>
              </w:rPr>
              <w:t xml:space="preserve">Strips of grass are planted within a field or farm, usually along the contour lines of the slope. The grass slows down rainwater running off the land and traps the soil it carries, which reduces erosion and helps keep water and nutrients in the field. </w:t>
            </w:r>
            <w:r>
              <w:rPr>
                <w:rFonts w:cs="Calibri Light"/>
                <w:color w:val="EE0000"/>
                <w:sz w:val="16"/>
                <w:szCs w:val="16"/>
                <w:highlight w:val="yellow"/>
              </w:rPr>
              <w:t>Compared with fields without these strips.</w:t>
            </w:r>
          </w:p>
        </w:tc>
      </w:tr>
      <w:tr w:rsidR="00982863" w:rsidRPr="00511A20" w14:paraId="5566FE6D"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02625DB8" w14:textId="79C560F0" w:rsidR="00982863" w:rsidRPr="00511A20" w:rsidRDefault="00982863" w:rsidP="00FC03D4">
            <w:pPr>
              <w:jc w:val="left"/>
              <w:rPr>
                <w:rFonts w:cs="Calibri Light"/>
                <w:sz w:val="16"/>
                <w:szCs w:val="16"/>
              </w:rPr>
            </w:pPr>
          </w:p>
        </w:tc>
        <w:tc>
          <w:tcPr>
            <w:tcW w:w="9015" w:type="dxa"/>
          </w:tcPr>
          <w:p w14:paraId="12B2189D" w14:textId="01394A65" w:rsidR="00982863" w:rsidRPr="00511A20" w:rsidRDefault="00982863"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Pr>
                <w:rFonts w:cs="Calibri Light"/>
                <w:b/>
                <w:bCs/>
                <w:sz w:val="16"/>
                <w:szCs w:val="16"/>
              </w:rPr>
              <w:t xml:space="preserve">Supplemental drip irrigation: </w:t>
            </w:r>
            <w:r>
              <w:rPr>
                <w:rFonts w:cs="Calibri Light"/>
                <w:sz w:val="16"/>
                <w:szCs w:val="16"/>
              </w:rPr>
              <w:t>Limited amounts of water are applied to mainly rainfed crops through a drip system (pipes with emitters that deliver water slowly to the root zone) at critical growth stages or during dry spells, when rainfall alone isn't enough. The aim is to stabilize yields rather than meet the full crop water demand. Water goes directly to the root zone, which reduces evaporation, runoff and deep percolation losses, increases water use efficiency, limits weed growth between rows, and lowers pest and disease pressure from wet foliage.</w:t>
            </w:r>
          </w:p>
        </w:tc>
      </w:tr>
    </w:tbl>
    <w:p w14:paraId="396F6558" w14:textId="77777777" w:rsidR="00F5766D" w:rsidRDefault="00F5766D">
      <w:pPr>
        <w:jc w:val="left"/>
        <w:rPr>
          <w:rFonts w:eastAsiaTheme="majorEastAsia" w:cstheme="majorBidi"/>
          <w:b/>
          <w:bCs/>
          <w:iCs/>
        </w:rPr>
      </w:pPr>
      <w:r>
        <w:rPr>
          <w:bCs/>
        </w:rPr>
        <w:br w:type="page"/>
      </w:r>
    </w:p>
    <w:p w14:paraId="4715187C" w14:textId="44169857" w:rsidR="00EA3FFC" w:rsidRPr="00F81DB0" w:rsidRDefault="00122E79" w:rsidP="00EA3FFC">
      <w:pPr>
        <w:pStyle w:val="Tables"/>
      </w:pPr>
      <w:r>
        <w:rPr>
          <w:bCs/>
          <w:highlight w:val="cyan"/>
        </w:rPr>
        <w:lastRenderedPageBreak/>
        <w:t xml:space="preserve">TABLE S2. Food groups used to classify the crops measured in the comparisons, based on the FAO Indicative Crop Classification (FAO n.d.) and adapted to the food groups of school meals. </w:t>
      </w:r>
      <w:r>
        <w:rPr>
          <w:b w:val="0"/>
          <w:bCs/>
          <w:highlight w:val="cyan"/>
        </w:rPr>
        <w:t>Each comparison was assigned to the food group of the crop on which the outcome was measured. Outcomes measured at the level of the cropping system, and counts of pests and weeds, were assigned to the food groups of all crops in the system. Crops classified as stimulants, spices, sugar, fibre or fodder crops were not assigned to a food group and were excluded from the analysis. Nutritional contributions are general descriptions of each food group and were not assessed in this analysis.</w:t>
      </w:r>
    </w:p>
    <w:tbl>
      <w:tblPr>
        <w:tblStyle w:val="ListTable3-Accent1"/>
        <w:tblW w:w="0" w:type="auto"/>
        <w:tblLook w:val="04A0" w:firstRow="1" w:lastRow="0" w:firstColumn="1" w:lastColumn="0" w:noHBand="0" w:noVBand="1"/>
      </w:tblPr>
      <w:tblGrid>
        <w:gridCol w:w="1696"/>
        <w:gridCol w:w="4791"/>
        <w:gridCol w:w="4275"/>
      </w:tblGrid>
      <w:tr w:rsidR="004A18A3" w:rsidRPr="003127B9" w14:paraId="1CC8A641" w14:textId="77777777" w:rsidTr="00FE47F7">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1696" w:type="dxa"/>
          </w:tcPr>
          <w:p w14:paraId="0F5931C1" w14:textId="003D9F59" w:rsidR="004A18A3" w:rsidRPr="003127B9" w:rsidRDefault="004A18A3" w:rsidP="00FE47F7">
            <w:pPr>
              <w:jc w:val="left"/>
              <w:rPr>
                <w:sz w:val="16"/>
                <w:szCs w:val="16"/>
              </w:rPr>
            </w:pPr>
            <w:r>
              <w:rPr>
                <w:sz w:val="16"/>
                <w:szCs w:val="16"/>
              </w:rPr>
              <w:t>Food groups</w:t>
            </w:r>
          </w:p>
        </w:tc>
        <w:tc>
          <w:tcPr>
            <w:tcW w:w="4791" w:type="dxa"/>
          </w:tcPr>
          <w:p w14:paraId="0A8E2887" w14:textId="504C94CB" w:rsidR="004A18A3" w:rsidRPr="003127B9" w:rsidRDefault="004A18A3" w:rsidP="00FE47F7">
            <w:pPr>
              <w:jc w:val="lef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Description</w:t>
            </w:r>
          </w:p>
        </w:tc>
        <w:tc>
          <w:tcPr>
            <w:tcW w:w="4275" w:type="dxa"/>
          </w:tcPr>
          <w:p w14:paraId="6BD67162" w14:textId="1512BA9F" w:rsidR="004A18A3" w:rsidRPr="003127B9" w:rsidRDefault="004A18A3" w:rsidP="00FE47F7">
            <w:pPr>
              <w:jc w:val="lef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Crops included</w:t>
            </w:r>
          </w:p>
        </w:tc>
      </w:tr>
      <w:tr w:rsidR="00EC777B" w:rsidRPr="003127B9" w14:paraId="7B36625E" w14:textId="77777777" w:rsidTr="00FE47F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696" w:type="dxa"/>
          </w:tcPr>
          <w:p w14:paraId="589EC395" w14:textId="078C8A0D" w:rsidR="00EC777B" w:rsidRPr="003127B9" w:rsidRDefault="00EC777B" w:rsidP="00EC777B">
            <w:pPr>
              <w:jc w:val="left"/>
              <w:rPr>
                <w:b w:val="0"/>
                <w:bCs w:val="0"/>
                <w:sz w:val="16"/>
                <w:szCs w:val="16"/>
              </w:rPr>
            </w:pPr>
            <w:r>
              <w:rPr>
                <w:b w:val="0"/>
                <w:bCs w:val="0"/>
                <w:sz w:val="16"/>
                <w:szCs w:val="16"/>
              </w:rPr>
              <w:t>Cereals</w:t>
            </w:r>
          </w:p>
        </w:tc>
        <w:tc>
          <w:tcPr>
            <w:tcW w:w="4791" w:type="dxa"/>
          </w:tcPr>
          <w:p w14:paraId="30CA13C6" w14:textId="6E02849A"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Grains of cereal crops eaten as staple foods (FAO group Cereals). Main source of energy, usually the base of the meal.</w:t>
            </w:r>
          </w:p>
        </w:tc>
        <w:tc>
          <w:tcPr>
            <w:tcW w:w="4275" w:type="dxa"/>
          </w:tcPr>
          <w:p w14:paraId="5DC21F44" w14:textId="22997CC6"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highlight w:val="cyan"/>
              </w:rPr>
              <w:t>[to complete]</w:t>
            </w:r>
          </w:p>
        </w:tc>
      </w:tr>
      <w:tr w:rsidR="00EC777B" w:rsidRPr="003127B9" w14:paraId="6B36CB2A" w14:textId="77777777" w:rsidTr="00FE47F7">
        <w:trPr>
          <w:trHeight w:val="273"/>
        </w:trPr>
        <w:tc>
          <w:tcPr>
            <w:cnfStyle w:val="001000000000" w:firstRow="0" w:lastRow="0" w:firstColumn="1" w:lastColumn="0" w:oddVBand="0" w:evenVBand="0" w:oddHBand="0" w:evenHBand="0" w:firstRowFirstColumn="0" w:firstRowLastColumn="0" w:lastRowFirstColumn="0" w:lastRowLastColumn="0"/>
            <w:tcW w:w="1696" w:type="dxa"/>
          </w:tcPr>
          <w:p w14:paraId="4D23B1E9" w14:textId="3B68E100" w:rsidR="00EC777B" w:rsidRPr="003127B9" w:rsidRDefault="00EC777B" w:rsidP="00EC777B">
            <w:pPr>
              <w:jc w:val="left"/>
              <w:rPr>
                <w:b w:val="0"/>
                <w:bCs w:val="0"/>
                <w:sz w:val="16"/>
                <w:szCs w:val="16"/>
              </w:rPr>
            </w:pPr>
            <w:r>
              <w:rPr>
                <w:b w:val="0"/>
                <w:bCs w:val="0"/>
                <w:sz w:val="16"/>
                <w:szCs w:val="16"/>
              </w:rPr>
              <w:t>Fruits</w:t>
            </w:r>
          </w:p>
        </w:tc>
        <w:tc>
          <w:tcPr>
            <w:tcW w:w="4791" w:type="dxa"/>
          </w:tcPr>
          <w:p w14:paraId="6D6D1035" w14:textId="194B4748"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Fruits eaten fresh or cooked (FAO group Fruit and nuts, except nuts). Source of vitamins (vitamin C, and vitamin A in orange-fleshed fruits), potassium, fibre, and energy.</w:t>
            </w:r>
          </w:p>
        </w:tc>
        <w:tc>
          <w:tcPr>
            <w:tcW w:w="4275" w:type="dxa"/>
          </w:tcPr>
          <w:p w14:paraId="0C13B5EC" w14:textId="75547AEA"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highlight w:val="cyan"/>
              </w:rPr>
              <w:t>[to complete]</w:t>
            </w:r>
          </w:p>
        </w:tc>
      </w:tr>
      <w:tr w:rsidR="00EC777B" w:rsidRPr="003127B9" w14:paraId="13C4B2CC" w14:textId="77777777" w:rsidTr="00FE47F7">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696" w:type="dxa"/>
          </w:tcPr>
          <w:p w14:paraId="7E1818DE" w14:textId="4A704E51" w:rsidR="00EC777B" w:rsidRPr="003127B9" w:rsidRDefault="00EC777B" w:rsidP="00EC777B">
            <w:pPr>
              <w:jc w:val="left"/>
              <w:rPr>
                <w:b w:val="0"/>
                <w:bCs w:val="0"/>
                <w:sz w:val="16"/>
                <w:szCs w:val="16"/>
              </w:rPr>
            </w:pPr>
            <w:r>
              <w:rPr>
                <w:b w:val="0"/>
                <w:bCs w:val="0"/>
                <w:sz w:val="16"/>
                <w:szCs w:val="16"/>
              </w:rPr>
              <w:t>Nuts and seeds</w:t>
            </w:r>
          </w:p>
        </w:tc>
        <w:tc>
          <w:tcPr>
            <w:tcW w:w="4791" w:type="dxa"/>
          </w:tcPr>
          <w:p w14:paraId="7D7EF98D" w14:textId="16DCF7B3"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Tree nuts and edible oilseeds (FAO groups Fruit and nuts for nuts, and Oilseed crops except soybean). Energy-dense source of healthy fats, protein, vitamin E, magnesium and zinc. Small amounts improve the energy and protein content of meals.</w:t>
            </w:r>
          </w:p>
        </w:tc>
        <w:tc>
          <w:tcPr>
            <w:tcW w:w="4275" w:type="dxa"/>
          </w:tcPr>
          <w:p w14:paraId="0B388EA3" w14:textId="44FC4BAF"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highlight w:val="cyan"/>
              </w:rPr>
              <w:t>[to complete]</w:t>
            </w:r>
          </w:p>
        </w:tc>
      </w:tr>
      <w:tr w:rsidR="00EC777B" w:rsidRPr="003127B9" w14:paraId="2D416FC3" w14:textId="77777777" w:rsidTr="00FE47F7">
        <w:trPr>
          <w:trHeight w:val="273"/>
        </w:trPr>
        <w:tc>
          <w:tcPr>
            <w:cnfStyle w:val="001000000000" w:firstRow="0" w:lastRow="0" w:firstColumn="1" w:lastColumn="0" w:oddVBand="0" w:evenVBand="0" w:oddHBand="0" w:evenHBand="0" w:firstRowFirstColumn="0" w:firstRowLastColumn="0" w:lastRowFirstColumn="0" w:lastRowLastColumn="0"/>
            <w:tcW w:w="1696" w:type="dxa"/>
          </w:tcPr>
          <w:p w14:paraId="7068BB36" w14:textId="72CBABA7" w:rsidR="00EC777B" w:rsidRPr="003127B9" w:rsidRDefault="00EC777B" w:rsidP="00EC777B">
            <w:pPr>
              <w:jc w:val="left"/>
              <w:rPr>
                <w:b w:val="0"/>
                <w:bCs w:val="0"/>
                <w:sz w:val="16"/>
                <w:szCs w:val="16"/>
              </w:rPr>
            </w:pPr>
            <w:r>
              <w:rPr>
                <w:b w:val="0"/>
                <w:bCs w:val="0"/>
                <w:sz w:val="16"/>
                <w:szCs w:val="16"/>
              </w:rPr>
              <w:t>Pulses and legumes</w:t>
            </w:r>
          </w:p>
        </w:tc>
        <w:tc>
          <w:tcPr>
            <w:tcW w:w="4791" w:type="dxa"/>
          </w:tcPr>
          <w:p w14:paraId="09F03A8C" w14:textId="34554201"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Grain legumes eaten as dry or fresh seeds (FAO group Leguminous crops), including soybean, which FAO classifies as an oilseed. Main plant source of protein, with iron, zinc, folate and fibre.</w:t>
            </w:r>
          </w:p>
        </w:tc>
        <w:tc>
          <w:tcPr>
            <w:tcW w:w="4275" w:type="dxa"/>
          </w:tcPr>
          <w:p w14:paraId="7CE30B9D" w14:textId="1DF048FA"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highlight w:val="cyan"/>
              </w:rPr>
              <w:t>[to complete]</w:t>
            </w:r>
          </w:p>
        </w:tc>
      </w:tr>
      <w:tr w:rsidR="00EC777B" w:rsidRPr="003127B9" w14:paraId="7BBB08AF" w14:textId="77777777" w:rsidTr="00FE47F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696" w:type="dxa"/>
          </w:tcPr>
          <w:p w14:paraId="6A6948B9" w14:textId="772F89E2" w:rsidR="00EC777B" w:rsidRPr="003127B9" w:rsidRDefault="00EC777B" w:rsidP="00EC777B">
            <w:pPr>
              <w:jc w:val="left"/>
              <w:rPr>
                <w:b w:val="0"/>
                <w:bCs w:val="0"/>
                <w:sz w:val="16"/>
                <w:szCs w:val="16"/>
              </w:rPr>
            </w:pPr>
            <w:r>
              <w:rPr>
                <w:b w:val="0"/>
                <w:bCs w:val="0"/>
                <w:sz w:val="16"/>
                <w:szCs w:val="16"/>
              </w:rPr>
              <w:t>Roots and tubers</w:t>
            </w:r>
          </w:p>
        </w:tc>
        <w:tc>
          <w:tcPr>
            <w:tcW w:w="4791" w:type="dxa"/>
          </w:tcPr>
          <w:p w14:paraId="6417D99D" w14:textId="4508DCA9"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Starchy roots and tubers (FAO group Root tuber crops with high starch or inulin content). Source of energy, an alternative or complement to cereals.</w:t>
            </w:r>
          </w:p>
        </w:tc>
        <w:tc>
          <w:tcPr>
            <w:tcW w:w="4275" w:type="dxa"/>
          </w:tcPr>
          <w:p w14:paraId="02045845" w14:textId="262C4E7A"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highlight w:val="cyan"/>
              </w:rPr>
              <w:t>[to complete]</w:t>
            </w:r>
          </w:p>
        </w:tc>
      </w:tr>
      <w:tr w:rsidR="00EC777B" w:rsidRPr="003127B9" w14:paraId="7A73EFD9" w14:textId="77777777" w:rsidTr="00FE47F7">
        <w:trPr>
          <w:trHeight w:val="280"/>
        </w:trPr>
        <w:tc>
          <w:tcPr>
            <w:cnfStyle w:val="001000000000" w:firstRow="0" w:lastRow="0" w:firstColumn="1" w:lastColumn="0" w:oddVBand="0" w:evenVBand="0" w:oddHBand="0" w:evenHBand="0" w:firstRowFirstColumn="0" w:firstRowLastColumn="0" w:lastRowFirstColumn="0" w:lastRowLastColumn="0"/>
            <w:tcW w:w="1696" w:type="dxa"/>
          </w:tcPr>
          <w:p w14:paraId="42694AB4" w14:textId="44C09465" w:rsidR="00EC777B" w:rsidRPr="003127B9" w:rsidRDefault="00EC777B" w:rsidP="00EC777B">
            <w:pPr>
              <w:jc w:val="left"/>
              <w:rPr>
                <w:b w:val="0"/>
                <w:bCs w:val="0"/>
                <w:sz w:val="16"/>
                <w:szCs w:val="16"/>
              </w:rPr>
            </w:pPr>
            <w:r>
              <w:rPr>
                <w:b w:val="0"/>
                <w:bCs w:val="0"/>
                <w:sz w:val="16"/>
                <w:szCs w:val="16"/>
              </w:rPr>
              <w:t>Vegetables</w:t>
            </w:r>
          </w:p>
        </w:tc>
        <w:tc>
          <w:tcPr>
            <w:tcW w:w="4791" w:type="dxa"/>
          </w:tcPr>
          <w:p w14:paraId="307788E0" w14:textId="5BB3528A"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Leafy, fruit-bearing, root and bulb vegetables (FAO group Vegetables and melons), including edible leaves of legumes and root crops and fresh peppers. Source of micronutrients and fibre.</w:t>
            </w:r>
          </w:p>
        </w:tc>
        <w:tc>
          <w:tcPr>
            <w:tcW w:w="4275" w:type="dxa"/>
          </w:tcPr>
          <w:p w14:paraId="5C63C470" w14:textId="0CCB65E1"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highlight w:val="cyan"/>
              </w:rPr>
              <w:t>[to complete]</w:t>
            </w:r>
          </w:p>
        </w:tc>
      </w:tr>
    </w:tbl>
    <w:p w14:paraId="136B4466" w14:textId="4E6B30A7" w:rsidR="00F5766D" w:rsidRPr="00C01E0A" w:rsidRDefault="00F5766D" w:rsidP="00511A20">
      <w:r>
        <w:br w:type="page"/>
      </w:r>
    </w:p>
    <w:p w14:paraId="234900CF" w14:textId="44359903" w:rsidR="003B0654" w:rsidRPr="000B740B" w:rsidRDefault="000319E7" w:rsidP="000319E7">
      <w:pPr>
        <w:pStyle w:val="Tables"/>
        <w:rPr>
          <w:highlight w:val="cyan"/>
        </w:rPr>
      </w:pPr>
      <w:r>
        <w:rPr>
          <w:highlight w:val="cyan"/>
        </w:rPr>
        <w:lastRenderedPageBreak/>
        <w:t xml:space="preserve">Table S3. Dimensions of farm performance used to group the outcomes measured in the comparisons, with a description of each dimension and the outcome indicators it includes. </w:t>
      </w:r>
      <w:r>
        <w:rPr>
          <w:b w:val="0"/>
          <w:bCs/>
          <w:highlight w:val="cyan"/>
        </w:rPr>
        <w:t>An AE/RA practice improved a dimension when the indicator increased, except for indicators marked with an asterisk (*), for which a decrease is an improvement.</w:t>
      </w:r>
    </w:p>
    <w:tbl>
      <w:tblPr>
        <w:tblStyle w:val="ListTable3-Accent1"/>
        <w:tblW w:w="0" w:type="auto"/>
        <w:tblLook w:val="04A0" w:firstRow="1" w:lastRow="0" w:firstColumn="1" w:lastColumn="0" w:noHBand="0" w:noVBand="1"/>
      </w:tblPr>
      <w:tblGrid>
        <w:gridCol w:w="2405"/>
        <w:gridCol w:w="3402"/>
        <w:gridCol w:w="4955"/>
      </w:tblGrid>
      <w:tr w:rsidR="00E91147" w:rsidRPr="00B304C4" w14:paraId="28A98F08" w14:textId="77777777" w:rsidTr="00B304C4">
        <w:trPr>
          <w:cnfStyle w:val="100000000000" w:firstRow="1" w:lastRow="0" w:firstColumn="0" w:lastColumn="0" w:oddVBand="0" w:evenVBand="0" w:oddHBand="0" w:evenHBand="0" w:firstRowFirstColumn="0" w:firstRowLastColumn="0" w:lastRowFirstColumn="0" w:lastRowLastColumn="0"/>
          <w:trHeight w:val="80"/>
        </w:trPr>
        <w:tc>
          <w:tcPr>
            <w:cnfStyle w:val="001000000100" w:firstRow="0" w:lastRow="0" w:firstColumn="1" w:lastColumn="0" w:oddVBand="0" w:evenVBand="0" w:oddHBand="0" w:evenHBand="0" w:firstRowFirstColumn="1" w:firstRowLastColumn="0" w:lastRowFirstColumn="0" w:lastRowLastColumn="0"/>
            <w:tcW w:w="2405" w:type="dxa"/>
          </w:tcPr>
          <w:p w14:paraId="32B3011E" w14:textId="20109BF5" w:rsidR="00E91147" w:rsidRPr="00B304C4" w:rsidRDefault="00501313" w:rsidP="009B0A0B">
            <w:pPr>
              <w:rPr>
                <w:b w:val="0"/>
                <w:bCs w:val="0"/>
                <w:sz w:val="16"/>
                <w:szCs w:val="16"/>
              </w:rPr>
            </w:pPr>
            <w:r>
              <w:rPr>
                <w:b w:val="0"/>
                <w:bCs w:val="0"/>
                <w:sz w:val="16"/>
                <w:szCs w:val="16"/>
              </w:rPr>
              <w:t>D</w:t>
            </w:r>
            <w:r>
              <w:rPr>
                <w:sz w:val="16"/>
                <w:szCs w:val="16"/>
              </w:rPr>
              <w:t>imension</w:t>
            </w:r>
            <w:r>
              <w:rPr>
                <w:b w:val="0"/>
                <w:bCs w:val="0"/>
                <w:sz w:val="16"/>
                <w:szCs w:val="16"/>
              </w:rPr>
              <w:t xml:space="preserve"> of farm performance</w:t>
            </w:r>
          </w:p>
        </w:tc>
        <w:tc>
          <w:tcPr>
            <w:tcW w:w="3402" w:type="dxa"/>
          </w:tcPr>
          <w:p w14:paraId="5F5646C2" w14:textId="12590DE0" w:rsidR="00E91147" w:rsidRPr="00B304C4" w:rsidRDefault="00E91147" w:rsidP="009B0A0B">
            <w:pPr>
              <w:cnfStyle w:val="100000000000" w:firstRow="1" w:lastRow="0" w:firstColumn="0" w:lastColumn="0" w:oddVBand="0" w:evenVBand="0" w:oddHBand="0" w:evenHBand="0" w:firstRowFirstColumn="0" w:firstRowLastColumn="0" w:lastRowFirstColumn="0" w:lastRowLastColumn="0"/>
              <w:rPr>
                <w:b w:val="0"/>
                <w:bCs w:val="0"/>
                <w:sz w:val="16"/>
                <w:szCs w:val="16"/>
              </w:rPr>
            </w:pPr>
            <w:r>
              <w:rPr>
                <w:sz w:val="16"/>
                <w:szCs w:val="16"/>
              </w:rPr>
              <w:t>Description</w:t>
            </w:r>
          </w:p>
        </w:tc>
        <w:tc>
          <w:tcPr>
            <w:tcW w:w="4955" w:type="dxa"/>
          </w:tcPr>
          <w:p w14:paraId="7C501E5B" w14:textId="2E601BA9" w:rsidR="00E91147" w:rsidRPr="00B304C4" w:rsidRDefault="00E91147" w:rsidP="009B0A0B">
            <w:pPr>
              <w:cnfStyle w:val="100000000000" w:firstRow="1" w:lastRow="0" w:firstColumn="0" w:lastColumn="0" w:oddVBand="0" w:evenVBand="0" w:oddHBand="0" w:evenHBand="0" w:firstRowFirstColumn="0" w:firstRowLastColumn="0" w:lastRowFirstColumn="0" w:lastRowLastColumn="0"/>
              <w:rPr>
                <w:b w:val="0"/>
                <w:bCs w:val="0"/>
                <w:sz w:val="16"/>
                <w:szCs w:val="16"/>
              </w:rPr>
            </w:pPr>
            <w:r>
              <w:rPr>
                <w:sz w:val="16"/>
                <w:szCs w:val="16"/>
              </w:rPr>
              <w:t>Included outcomes</w:t>
            </w:r>
          </w:p>
        </w:tc>
      </w:tr>
      <w:tr w:rsidR="00E91147" w:rsidRPr="00B304C4" w14:paraId="12128CFF"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0FF79A65" w14:textId="33701F74" w:rsidR="00E91147" w:rsidRPr="00B304C4" w:rsidRDefault="00E91147" w:rsidP="009B0A0B">
            <w:pPr>
              <w:rPr>
                <w:sz w:val="16"/>
                <w:szCs w:val="16"/>
              </w:rPr>
            </w:pPr>
            <w:r>
              <w:rPr>
                <w:sz w:val="16"/>
                <w:szCs w:val="16"/>
              </w:rPr>
              <w:t>Productivity</w:t>
            </w:r>
          </w:p>
        </w:tc>
        <w:tc>
          <w:tcPr>
            <w:tcW w:w="3402" w:type="dxa"/>
          </w:tcPr>
          <w:p w14:paraId="10C543C7" w14:textId="32AADA7D" w:rsidR="00E91147" w:rsidRPr="00B304C4" w:rsidRDefault="00E91147" w:rsidP="009B0A0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The amount of crop produced per unit of land or time.</w:t>
            </w:r>
          </w:p>
        </w:tc>
        <w:tc>
          <w:tcPr>
            <w:tcW w:w="4955" w:type="dxa"/>
          </w:tcPr>
          <w:p w14:paraId="7AC5D1E7" w14:textId="3A0D71BF" w:rsidR="00E91147" w:rsidRPr="00EC777B" w:rsidRDefault="00EC777B" w:rsidP="009B0A0B">
            <w:pPr>
              <w:cnfStyle w:val="000000100000" w:firstRow="0" w:lastRow="0" w:firstColumn="0" w:lastColumn="0" w:oddVBand="0" w:evenVBand="0" w:oddHBand="1" w:evenHBand="0" w:firstRowFirstColumn="0" w:firstRowLastColumn="0" w:lastRowFirstColumn="0" w:lastRowLastColumn="0"/>
              <w:rPr>
                <w:sz w:val="16"/>
                <w:szCs w:val="16"/>
                <w:highlight w:val="cyan"/>
              </w:rPr>
            </w:pPr>
            <w:r>
              <w:rPr>
                <w:sz w:val="16"/>
                <w:szCs w:val="16"/>
                <w:highlight w:val="cyan"/>
              </w:rPr>
              <w:t>[to complete]</w:t>
            </w:r>
          </w:p>
        </w:tc>
      </w:tr>
      <w:tr w:rsidR="00E91147" w:rsidRPr="00B304C4" w14:paraId="5C2BC143"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2A0D7537" w14:textId="1A4B73EF" w:rsidR="00E91147" w:rsidRPr="00B304C4" w:rsidRDefault="00007791" w:rsidP="009B0A0B">
            <w:pPr>
              <w:rPr>
                <w:sz w:val="16"/>
                <w:szCs w:val="16"/>
              </w:rPr>
            </w:pPr>
            <w:r>
              <w:rPr>
                <w:sz w:val="16"/>
                <w:szCs w:val="16"/>
              </w:rPr>
              <w:t>Profitability</w:t>
            </w:r>
          </w:p>
        </w:tc>
        <w:tc>
          <w:tcPr>
            <w:tcW w:w="3402" w:type="dxa"/>
          </w:tcPr>
          <w:p w14:paraId="1F9EC84E" w14:textId="2A9B5E07" w:rsidR="00E91147" w:rsidRPr="00B304C4" w:rsidRDefault="00FF684C" w:rsidP="009B0A0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The economic return of the cropping system, as the value of what is produced relative to the costs of producing it.</w:t>
            </w:r>
          </w:p>
        </w:tc>
        <w:tc>
          <w:tcPr>
            <w:tcW w:w="4955" w:type="dxa"/>
          </w:tcPr>
          <w:p w14:paraId="29772DFB" w14:textId="5F17E793" w:rsidR="00E91147" w:rsidRPr="00EC777B" w:rsidRDefault="00EC777B" w:rsidP="009B0A0B">
            <w:pP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[to complete]</w:t>
            </w:r>
          </w:p>
        </w:tc>
      </w:tr>
      <w:tr w:rsidR="00F64209" w:rsidRPr="00B304C4" w14:paraId="74FA7FF1"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3A9D0067" w14:textId="5C2F6319" w:rsidR="00F64209" w:rsidRPr="00B304C4" w:rsidRDefault="00F64209" w:rsidP="00F64209">
            <w:pPr>
              <w:rPr>
                <w:sz w:val="16"/>
                <w:szCs w:val="16"/>
              </w:rPr>
            </w:pPr>
            <w:r>
              <w:rPr>
                <w:sz w:val="16"/>
                <w:szCs w:val="16"/>
              </w:rPr>
              <w:t>Labour demand</w:t>
            </w:r>
          </w:p>
        </w:tc>
        <w:tc>
          <w:tcPr>
            <w:tcW w:w="3402" w:type="dxa"/>
          </w:tcPr>
          <w:p w14:paraId="1374FBBC" w14:textId="05A9C8A6" w:rsidR="00F64209" w:rsidRPr="00B304C4" w:rsidRDefault="00CF3CDC" w:rsidP="00F64209">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The amount of work needed to manage the cropping crop.</w:t>
            </w:r>
          </w:p>
        </w:tc>
        <w:tc>
          <w:tcPr>
            <w:tcW w:w="4955" w:type="dxa"/>
          </w:tcPr>
          <w:p w14:paraId="09EA1A2A" w14:textId="0B6D9DAC" w:rsidR="00F64209" w:rsidRPr="00EC777B" w:rsidRDefault="00EC777B" w:rsidP="00F64209">
            <w:pPr>
              <w:cnfStyle w:val="000000100000" w:firstRow="0" w:lastRow="0" w:firstColumn="0" w:lastColumn="0" w:oddVBand="0" w:evenVBand="0" w:oddHBand="1" w:evenHBand="0" w:firstRowFirstColumn="0" w:firstRowLastColumn="0" w:lastRowFirstColumn="0" w:lastRowLastColumn="0"/>
              <w:rPr>
                <w:sz w:val="16"/>
                <w:szCs w:val="16"/>
                <w:highlight w:val="cyan"/>
              </w:rPr>
            </w:pPr>
            <w:r>
              <w:rPr>
                <w:sz w:val="16"/>
                <w:szCs w:val="16"/>
                <w:highlight w:val="cyan"/>
              </w:rPr>
              <w:t>[to complete]</w:t>
            </w:r>
          </w:p>
        </w:tc>
      </w:tr>
      <w:tr w:rsidR="00F64209" w:rsidRPr="00B304C4" w14:paraId="6632CB1C"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0BFF3367" w14:textId="0DED2B1B" w:rsidR="00F64209" w:rsidRPr="00B304C4" w:rsidRDefault="00F64209" w:rsidP="00F64209">
            <w:pPr>
              <w:rPr>
                <w:sz w:val="16"/>
                <w:szCs w:val="16"/>
              </w:rPr>
            </w:pPr>
            <w:r>
              <w:rPr>
                <w:sz w:val="16"/>
                <w:szCs w:val="16"/>
              </w:rPr>
              <w:t>Soil health</w:t>
            </w:r>
          </w:p>
        </w:tc>
        <w:tc>
          <w:tcPr>
            <w:tcW w:w="3402" w:type="dxa"/>
          </w:tcPr>
          <w:p w14:paraId="711EC39D" w14:textId="39C0CE2C" w:rsidR="00F64209" w:rsidRPr="00B304C4" w:rsidRDefault="00CF3CDC" w:rsidP="00F64209">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The capacity of the soil to support crop growth, through its organic matter, nutrients, water and protection from erosion.</w:t>
            </w:r>
          </w:p>
        </w:tc>
        <w:tc>
          <w:tcPr>
            <w:tcW w:w="4955" w:type="dxa"/>
          </w:tcPr>
          <w:p w14:paraId="44435579" w14:textId="62A12F1A" w:rsidR="00F64209" w:rsidRPr="00EC777B" w:rsidRDefault="00EC777B" w:rsidP="00F64209">
            <w:pP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[to complete]</w:t>
            </w:r>
          </w:p>
        </w:tc>
      </w:tr>
      <w:tr w:rsidR="00F64209" w:rsidRPr="00B304C4" w14:paraId="19381AD0"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73A4F047" w14:textId="45D0A8EF" w:rsidR="00F64209" w:rsidRPr="00B304C4" w:rsidRDefault="00F64209" w:rsidP="00F64209">
            <w:pPr>
              <w:rPr>
                <w:sz w:val="16"/>
                <w:szCs w:val="16"/>
              </w:rPr>
            </w:pPr>
            <w:r>
              <w:rPr>
                <w:sz w:val="16"/>
                <w:szCs w:val="16"/>
              </w:rPr>
              <w:t>Inputs efficiency</w:t>
            </w:r>
          </w:p>
        </w:tc>
        <w:tc>
          <w:tcPr>
            <w:tcW w:w="3402" w:type="dxa"/>
          </w:tcPr>
          <w:p w14:paraId="0BE0F70F" w14:textId="1E6D90FF" w:rsidR="00F64209" w:rsidRPr="00B304C4" w:rsidRDefault="00CF3CDC" w:rsidP="00F64209">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How efficiently crops use water and nutrients to produce yield.</w:t>
            </w:r>
          </w:p>
        </w:tc>
        <w:tc>
          <w:tcPr>
            <w:tcW w:w="4955" w:type="dxa"/>
          </w:tcPr>
          <w:p w14:paraId="58E66185" w14:textId="7DC30BB8" w:rsidR="00F64209" w:rsidRPr="00EC777B" w:rsidRDefault="00EC777B" w:rsidP="00F64209">
            <w:pPr>
              <w:cnfStyle w:val="000000100000" w:firstRow="0" w:lastRow="0" w:firstColumn="0" w:lastColumn="0" w:oddVBand="0" w:evenVBand="0" w:oddHBand="1" w:evenHBand="0" w:firstRowFirstColumn="0" w:firstRowLastColumn="0" w:lastRowFirstColumn="0" w:lastRowLastColumn="0"/>
              <w:rPr>
                <w:sz w:val="16"/>
                <w:szCs w:val="16"/>
                <w:highlight w:val="cyan"/>
              </w:rPr>
            </w:pPr>
            <w:r>
              <w:rPr>
                <w:sz w:val="16"/>
                <w:szCs w:val="16"/>
                <w:highlight w:val="cyan"/>
              </w:rPr>
              <w:t>[to complete]</w:t>
            </w:r>
          </w:p>
        </w:tc>
      </w:tr>
      <w:tr w:rsidR="00F64209" w:rsidRPr="00B304C4" w14:paraId="35B6BDFF" w14:textId="77777777" w:rsidTr="00B304C4">
        <w:trPr>
          <w:trHeight w:val="410"/>
        </w:trPr>
        <w:tc>
          <w:tcPr>
            <w:cnfStyle w:val="001000000000" w:firstRow="0" w:lastRow="0" w:firstColumn="1" w:lastColumn="0" w:oddVBand="0" w:evenVBand="0" w:oddHBand="0" w:evenHBand="0" w:firstRowFirstColumn="0" w:firstRowLastColumn="0" w:lastRowFirstColumn="0" w:lastRowLastColumn="0"/>
            <w:tcW w:w="2405" w:type="dxa"/>
          </w:tcPr>
          <w:p w14:paraId="07326FA2" w14:textId="429F390C" w:rsidR="00F64209" w:rsidRPr="00B304C4" w:rsidRDefault="00F64209" w:rsidP="00F64209">
            <w:pPr>
              <w:rPr>
                <w:sz w:val="16"/>
                <w:szCs w:val="16"/>
              </w:rPr>
            </w:pPr>
            <w:r>
              <w:rPr>
                <w:sz w:val="16"/>
                <w:szCs w:val="16"/>
              </w:rPr>
              <w:t>Resilience to pests</w:t>
            </w:r>
          </w:p>
        </w:tc>
        <w:tc>
          <w:tcPr>
            <w:tcW w:w="3402" w:type="dxa"/>
          </w:tcPr>
          <w:p w14:paraId="18695BD5" w14:textId="5A0ADF5D" w:rsidR="00F64209" w:rsidRPr="00B304C4" w:rsidRDefault="00272ABE" w:rsidP="00F64209">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The capacity of the cropping system to keep insect pests, diseases and weeds at low levels and to limit the damage they cause to crops.</w:t>
            </w:r>
          </w:p>
        </w:tc>
        <w:tc>
          <w:tcPr>
            <w:tcW w:w="4955" w:type="dxa"/>
          </w:tcPr>
          <w:p w14:paraId="716B1FFA" w14:textId="63404AD6" w:rsidR="00F64209" w:rsidRPr="00EC777B" w:rsidRDefault="00EC777B" w:rsidP="00F64209">
            <w:pP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[to complete]</w:t>
            </w:r>
          </w:p>
        </w:tc>
      </w:tr>
      <w:tr w:rsidR="00ED2F53" w:rsidRPr="00B304C4" w14:paraId="090B42B8"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3B34E173" w14:textId="0D09AB4F" w:rsidR="00ED2F53" w:rsidRPr="00B304C4" w:rsidRDefault="00ED2F53" w:rsidP="00ED2F53">
            <w:pPr>
              <w:rPr>
                <w:sz w:val="16"/>
                <w:szCs w:val="16"/>
              </w:rPr>
            </w:pPr>
            <w:r>
              <w:rPr>
                <w:sz w:val="16"/>
                <w:szCs w:val="16"/>
              </w:rPr>
              <w:t>Biodiversity</w:t>
            </w:r>
          </w:p>
        </w:tc>
        <w:tc>
          <w:tcPr>
            <w:tcW w:w="3402" w:type="dxa"/>
          </w:tcPr>
          <w:p w14:paraId="77765B58" w14:textId="54C13B13" w:rsidR="00ED2F53" w:rsidRPr="00B304C4" w:rsidRDefault="004F50BE" w:rsidP="00ED2F53">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The abundance and diversity of organisms living in the field, such as pollinators, soil fauna and natural enemies of pests.</w:t>
            </w:r>
          </w:p>
        </w:tc>
        <w:tc>
          <w:tcPr>
            <w:tcW w:w="4955" w:type="dxa"/>
          </w:tcPr>
          <w:p w14:paraId="6A34DCE6" w14:textId="37905491" w:rsidR="00ED2F53" w:rsidRPr="00EC777B" w:rsidRDefault="00EC777B" w:rsidP="00ED2F53">
            <w:pPr>
              <w:cnfStyle w:val="000000100000" w:firstRow="0" w:lastRow="0" w:firstColumn="0" w:lastColumn="0" w:oddVBand="0" w:evenVBand="0" w:oddHBand="1" w:evenHBand="0" w:firstRowFirstColumn="0" w:firstRowLastColumn="0" w:lastRowFirstColumn="0" w:lastRowLastColumn="0"/>
              <w:rPr>
                <w:sz w:val="16"/>
                <w:szCs w:val="16"/>
                <w:highlight w:val="cyan"/>
              </w:rPr>
            </w:pPr>
            <w:r>
              <w:rPr>
                <w:sz w:val="16"/>
                <w:szCs w:val="16"/>
                <w:highlight w:val="cyan"/>
              </w:rPr>
              <w:t>[to complete]</w:t>
            </w:r>
          </w:p>
        </w:tc>
      </w:tr>
      <w:tr w:rsidR="00ED2F53" w:rsidRPr="00FF684C" w14:paraId="40A7573B"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23E68638" w14:textId="0514CB16" w:rsidR="00ED2F53" w:rsidRPr="00B304C4" w:rsidRDefault="00ED2F53" w:rsidP="00ED2F53">
            <w:pPr>
              <w:rPr>
                <w:sz w:val="16"/>
                <w:szCs w:val="16"/>
              </w:rPr>
            </w:pPr>
            <w:r>
              <w:rPr>
                <w:sz w:val="16"/>
                <w:szCs w:val="16"/>
              </w:rPr>
              <w:t>Climate mitigation</w:t>
            </w:r>
          </w:p>
        </w:tc>
        <w:tc>
          <w:tcPr>
            <w:tcW w:w="3402" w:type="dxa"/>
          </w:tcPr>
          <w:p w14:paraId="35F0CC5B" w14:textId="25FD1B33" w:rsidR="00ED2F53" w:rsidRPr="00B304C4" w:rsidRDefault="004F50BE" w:rsidP="00ED2F53">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The capacity of the cropping system to reduce greenhouse gas emissions or store carbon.</w:t>
            </w:r>
          </w:p>
        </w:tc>
        <w:tc>
          <w:tcPr>
            <w:tcW w:w="4955" w:type="dxa"/>
          </w:tcPr>
          <w:p w14:paraId="34086214" w14:textId="2B44169A" w:rsidR="00ED2F53" w:rsidRPr="00EC777B" w:rsidRDefault="00EC777B" w:rsidP="00ED2F53">
            <w:pPr>
              <w:cnfStyle w:val="000000000000" w:firstRow="0" w:lastRow="0" w:firstColumn="0" w:lastColumn="0" w:oddVBand="0" w:evenVBand="0" w:oddHBand="0" w:evenHBand="0" w:firstRowFirstColumn="0" w:firstRowLastColumn="0" w:lastRowFirstColumn="0" w:lastRowLastColumn="0"/>
              <w:rPr>
                <w:sz w:val="16"/>
                <w:szCs w:val="16"/>
                <w:highlight w:val="cyan"/>
              </w:rPr>
            </w:pPr>
            <w:r>
              <w:rPr>
                <w:sz w:val="16"/>
                <w:szCs w:val="16"/>
                <w:highlight w:val="cyan"/>
              </w:rPr>
              <w:t>[to complete]</w:t>
            </w:r>
          </w:p>
        </w:tc>
      </w:tr>
    </w:tbl>
    <w:p w14:paraId="1F20FB47" w14:textId="77777777" w:rsidR="009B0A0B" w:rsidRPr="00C01E0A" w:rsidRDefault="009B0A0B">
      <w:pPr>
        <w:jc w:val="left"/>
        <w:rPr>
          <w:rFonts w:eastAsiaTheme="majorEastAsia" w:cstheme="majorBidi"/>
          <w:b/>
          <w:iCs/>
          <w:highlight w:val="yellow"/>
        </w:rPr>
      </w:pPr>
      <w:r>
        <w:rPr>
          <w:highlight w:val="yellow"/>
        </w:rPr>
        <w:br w:type="page"/>
      </w:r>
    </w:p>
    <w:p w14:paraId="45C17091" w14:textId="6D19B5D3" w:rsidR="00630567" w:rsidRPr="00C01E0A" w:rsidRDefault="00630567" w:rsidP="00FE3086">
      <w:pPr>
        <w:pStyle w:val="Heading2"/>
      </w:pPr>
      <w:r>
        <w:lastRenderedPageBreak/>
        <w:t>5.1 Zambia</w:t>
      </w:r>
    </w:p>
    <w:p w14:paraId="11DF060E" w14:textId="061539AC" w:rsidR="00FE3086" w:rsidRPr="00C01E0A" w:rsidRDefault="00FE3086">
      <w:pPr>
        <w:jc w:val="left"/>
      </w:pPr>
      <w:r>
        <w:br w:type="page"/>
      </w:r>
    </w:p>
    <w:p w14:paraId="7752418A" w14:textId="6ED5697C" w:rsidR="00FE3086" w:rsidRPr="00C01E0A" w:rsidRDefault="00FE3086" w:rsidP="00FE3086">
      <w:pPr>
        <w:pStyle w:val="Heading2"/>
      </w:pPr>
      <w:r>
        <w:lastRenderedPageBreak/>
        <w:t>5.2. Kenya</w:t>
      </w:r>
    </w:p>
    <w:p w14:paraId="3E8B78FC" w14:textId="0C3CB11D" w:rsidR="00B40DC8" w:rsidRPr="00C01E0A" w:rsidRDefault="00B40DC8" w:rsidP="00B40DC8">
      <w:pPr>
        <w:pStyle w:val="Heading3"/>
      </w:pPr>
      <w:r>
        <w:t>5.2.1. Scenario 2A: Soil fertility restoration</w:t>
      </w:r>
    </w:p>
    <w:p w14:paraId="357ACCF8" w14:textId="4E108D4B" w:rsidR="003A393C" w:rsidRPr="00C01E0A" w:rsidRDefault="00F00135" w:rsidP="00644774">
      <w:pPr>
        <w:pStyle w:val="Tables"/>
      </w:pPr>
      <w:r>
        <w:t xml:space="preserve">TABLE 2A.S1. Counties of the high-priority areas of Scenario 2A in Kenya, with the number of screening criteria each county meets and the number of studies and comparisons located within it. </w:t>
      </w:r>
      <w:r>
        <w:rPr>
          <w:b w:val="0"/>
          <w:bCs/>
        </w:rPr>
        <w:t>Counties meeting all four criteria are Core Priority counties, and those meeting three complete the high-priority areas. Counties are ordered by the number of comparisons. Some studies reported comparisons located in several sites, which can fall in different counties. These studies and comparisons are counted in each county where they have a site, so the sum of the rows can exceed the total.</w:t>
      </w:r>
    </w:p>
    <w:tbl>
      <w:tblPr>
        <w:tblStyle w:val="ListTable3-Accent1"/>
        <w:tblW w:w="6500" w:type="dxa"/>
        <w:tblLook w:val="04A0" w:firstRow="1" w:lastRow="0" w:firstColumn="1" w:lastColumn="0" w:noHBand="0" w:noVBand="1"/>
      </w:tblPr>
      <w:tblGrid>
        <w:gridCol w:w="2051"/>
        <w:gridCol w:w="1288"/>
        <w:gridCol w:w="1288"/>
        <w:gridCol w:w="1873"/>
      </w:tblGrid>
      <w:tr w:rsidR="007A6428" w:rsidRPr="004D7E70" w14:paraId="2BEF28B8" w14:textId="77777777" w:rsidTr="004D7E70">
        <w:trPr>
          <w:cnfStyle w:val="100000000000" w:firstRow="1" w:lastRow="0" w:firstColumn="0" w:lastColumn="0" w:oddVBand="0" w:evenVBand="0" w:oddHBand="0" w:evenHBand="0" w:firstRowFirstColumn="0" w:firstRowLastColumn="0" w:lastRowFirstColumn="0" w:lastRowLastColumn="0"/>
          <w:trHeight w:val="264"/>
        </w:trPr>
        <w:tc>
          <w:tcPr>
            <w:cnfStyle w:val="001000000100" w:firstRow="0" w:lastRow="0" w:firstColumn="1" w:lastColumn="0" w:oddVBand="0" w:evenVBand="0" w:oddHBand="0" w:evenHBand="0" w:firstRowFirstColumn="1" w:firstRowLastColumn="0" w:lastRowFirstColumn="0" w:lastRowLastColumn="0"/>
            <w:tcW w:w="2051" w:type="dxa"/>
            <w:noWrap/>
            <w:hideMark/>
          </w:tcPr>
          <w:p w14:paraId="5C8FEC71" w14:textId="7D04B52D" w:rsidR="007A6428" w:rsidRPr="004D7E70" w:rsidRDefault="007A6428" w:rsidP="004D7E70">
            <w:pPr>
              <w:jc w:val="left"/>
              <w:rPr>
                <w:rFonts w:eastAsia="Times New Roman" w:cs="Calibri Light"/>
                <w:b w:val="0"/>
                <w:bCs w:val="0"/>
                <w:kern w:val="0"/>
                <w:sz w:val="16"/>
                <w:szCs w:val="16"/>
                <w:lang w:eastAsia="en-GB"/>
                <w14:ligatures w14:val="none"/>
              </w:rPr>
            </w:pPr>
            <w:r>
              <w:rPr>
                <w:rFonts w:cs="Calibri Light"/>
                <w:sz w:val="16"/>
                <w:szCs w:val="16"/>
              </w:rPr>
              <w:t>County</w:t>
            </w:r>
          </w:p>
        </w:tc>
        <w:tc>
          <w:tcPr>
            <w:tcW w:w="1288" w:type="dxa"/>
            <w:noWrap/>
            <w:hideMark/>
          </w:tcPr>
          <w:p w14:paraId="186E869E" w14:textId="0D22B28E"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Pr>
                <w:rFonts w:cs="Calibri Light"/>
                <w:sz w:val="16"/>
                <w:szCs w:val="16"/>
              </w:rPr>
              <w:t>Criteria met</w:t>
            </w:r>
          </w:p>
        </w:tc>
        <w:tc>
          <w:tcPr>
            <w:tcW w:w="1288" w:type="dxa"/>
            <w:noWrap/>
            <w:hideMark/>
          </w:tcPr>
          <w:p w14:paraId="632F0D86" w14:textId="3FE92A9C"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Pr>
                <w:rFonts w:cs="Calibri Light"/>
                <w:sz w:val="16"/>
                <w:szCs w:val="16"/>
              </w:rPr>
              <w:t>Studies</w:t>
            </w:r>
          </w:p>
        </w:tc>
        <w:tc>
          <w:tcPr>
            <w:tcW w:w="1873" w:type="dxa"/>
            <w:noWrap/>
            <w:hideMark/>
          </w:tcPr>
          <w:p w14:paraId="1F26BB61" w14:textId="00F953C2"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Pr>
                <w:rFonts w:cs="Calibri Light"/>
                <w:sz w:val="16"/>
                <w:szCs w:val="16"/>
              </w:rPr>
              <w:t>Comparisons</w:t>
            </w:r>
          </w:p>
        </w:tc>
      </w:tr>
      <w:tr w:rsidR="004D7E70" w:rsidRPr="004D7E70" w14:paraId="0B495D2B"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0F9E254" w14:textId="13B4B218"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Machakos</w:t>
            </w:r>
          </w:p>
        </w:tc>
        <w:tc>
          <w:tcPr>
            <w:tcW w:w="1288" w:type="dxa"/>
            <w:noWrap/>
            <w:hideMark/>
          </w:tcPr>
          <w:p w14:paraId="5D6C6EEE" w14:textId="0AB400C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4</w:t>
            </w:r>
          </w:p>
        </w:tc>
        <w:tc>
          <w:tcPr>
            <w:tcW w:w="1288" w:type="dxa"/>
            <w:noWrap/>
            <w:hideMark/>
          </w:tcPr>
          <w:p w14:paraId="23E88611" w14:textId="157ABF0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9</w:t>
            </w:r>
          </w:p>
        </w:tc>
        <w:tc>
          <w:tcPr>
            <w:tcW w:w="1873" w:type="dxa"/>
            <w:noWrap/>
            <w:hideMark/>
          </w:tcPr>
          <w:p w14:paraId="2A6BF958" w14:textId="2700FED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852</w:t>
            </w:r>
          </w:p>
        </w:tc>
      </w:tr>
      <w:tr w:rsidR="004D7E70" w:rsidRPr="004D7E70" w14:paraId="0DDD05A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887F6F1" w14:textId="0ECD06BF"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Kiambu</w:t>
            </w:r>
          </w:p>
        </w:tc>
        <w:tc>
          <w:tcPr>
            <w:tcW w:w="1288" w:type="dxa"/>
            <w:noWrap/>
            <w:hideMark/>
          </w:tcPr>
          <w:p w14:paraId="3319377F" w14:textId="0FC4C6F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6972C299" w14:textId="569BA3D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9</w:t>
            </w:r>
          </w:p>
        </w:tc>
        <w:tc>
          <w:tcPr>
            <w:tcW w:w="1873" w:type="dxa"/>
            <w:noWrap/>
            <w:hideMark/>
          </w:tcPr>
          <w:p w14:paraId="72A06203" w14:textId="18790842"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632</w:t>
            </w:r>
          </w:p>
        </w:tc>
      </w:tr>
      <w:tr w:rsidR="004D7E70" w:rsidRPr="004D7E70" w14:paraId="4AA0865A"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32E952E" w14:textId="5980B639"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Siaya</w:t>
            </w:r>
          </w:p>
        </w:tc>
        <w:tc>
          <w:tcPr>
            <w:tcW w:w="1288" w:type="dxa"/>
            <w:noWrap/>
            <w:hideMark/>
          </w:tcPr>
          <w:p w14:paraId="5D1E0AC8" w14:textId="34B90BB5"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64908B46" w14:textId="1AEBA03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13</w:t>
            </w:r>
          </w:p>
        </w:tc>
        <w:tc>
          <w:tcPr>
            <w:tcW w:w="1873" w:type="dxa"/>
            <w:noWrap/>
            <w:hideMark/>
          </w:tcPr>
          <w:p w14:paraId="183BD67F" w14:textId="18A02C5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403</w:t>
            </w:r>
          </w:p>
        </w:tc>
      </w:tr>
      <w:tr w:rsidR="004D7E70" w:rsidRPr="004D7E70" w14:paraId="66E00543"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B4EF7BA" w14:textId="4DC811F7"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Kakamega</w:t>
            </w:r>
          </w:p>
        </w:tc>
        <w:tc>
          <w:tcPr>
            <w:tcW w:w="1288" w:type="dxa"/>
            <w:noWrap/>
            <w:hideMark/>
          </w:tcPr>
          <w:p w14:paraId="6F82438E" w14:textId="5A7C400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73668622" w14:textId="7975A0E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9</w:t>
            </w:r>
          </w:p>
        </w:tc>
        <w:tc>
          <w:tcPr>
            <w:tcW w:w="1873" w:type="dxa"/>
            <w:noWrap/>
            <w:hideMark/>
          </w:tcPr>
          <w:p w14:paraId="3F34C7C1" w14:textId="0FBCC74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332</w:t>
            </w:r>
          </w:p>
        </w:tc>
      </w:tr>
      <w:tr w:rsidR="004D7E70" w:rsidRPr="004D7E70" w14:paraId="02C6117F"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B36C67D" w14:textId="1DA496F9"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Embu</w:t>
            </w:r>
          </w:p>
        </w:tc>
        <w:tc>
          <w:tcPr>
            <w:tcW w:w="1288" w:type="dxa"/>
            <w:noWrap/>
            <w:hideMark/>
          </w:tcPr>
          <w:p w14:paraId="3F697982" w14:textId="1CFED16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4</w:t>
            </w:r>
          </w:p>
        </w:tc>
        <w:tc>
          <w:tcPr>
            <w:tcW w:w="1288" w:type="dxa"/>
            <w:noWrap/>
            <w:hideMark/>
          </w:tcPr>
          <w:p w14:paraId="4C6750BC" w14:textId="766DA35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12</w:t>
            </w:r>
          </w:p>
        </w:tc>
        <w:tc>
          <w:tcPr>
            <w:tcW w:w="1873" w:type="dxa"/>
            <w:noWrap/>
            <w:hideMark/>
          </w:tcPr>
          <w:p w14:paraId="32911457" w14:textId="017F2005"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283</w:t>
            </w:r>
          </w:p>
        </w:tc>
      </w:tr>
      <w:tr w:rsidR="004D7E70" w:rsidRPr="004D7E70" w14:paraId="08DEB935"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399D7FB" w14:textId="5312F1B9"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Homa Bay</w:t>
            </w:r>
          </w:p>
        </w:tc>
        <w:tc>
          <w:tcPr>
            <w:tcW w:w="1288" w:type="dxa"/>
            <w:noWrap/>
            <w:hideMark/>
          </w:tcPr>
          <w:p w14:paraId="3FFF7D6C" w14:textId="059EE6A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477B5C69" w14:textId="678007C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12</w:t>
            </w:r>
          </w:p>
        </w:tc>
        <w:tc>
          <w:tcPr>
            <w:tcW w:w="1873" w:type="dxa"/>
            <w:noWrap/>
            <w:hideMark/>
          </w:tcPr>
          <w:p w14:paraId="6294FDF0" w14:textId="31C4AA5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272</w:t>
            </w:r>
          </w:p>
        </w:tc>
      </w:tr>
      <w:tr w:rsidR="004D7E70" w:rsidRPr="004D7E70" w14:paraId="3F8B516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373D1A3" w14:textId="76343F05"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Tharaka-Nithi</w:t>
            </w:r>
          </w:p>
        </w:tc>
        <w:tc>
          <w:tcPr>
            <w:tcW w:w="1288" w:type="dxa"/>
            <w:noWrap/>
            <w:hideMark/>
          </w:tcPr>
          <w:p w14:paraId="6D3E3A92" w14:textId="57DED8F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0759E383" w14:textId="2CCBD6A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7</w:t>
            </w:r>
          </w:p>
        </w:tc>
        <w:tc>
          <w:tcPr>
            <w:tcW w:w="1873" w:type="dxa"/>
            <w:noWrap/>
            <w:hideMark/>
          </w:tcPr>
          <w:p w14:paraId="1E79BE6E" w14:textId="75FE8AB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209</w:t>
            </w:r>
          </w:p>
        </w:tc>
      </w:tr>
      <w:tr w:rsidR="004D7E70" w:rsidRPr="004D7E70" w14:paraId="2B9A29CC"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EBE0B1F" w14:textId="7EDFC9CC"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Vihiga</w:t>
            </w:r>
          </w:p>
        </w:tc>
        <w:tc>
          <w:tcPr>
            <w:tcW w:w="1288" w:type="dxa"/>
            <w:noWrap/>
            <w:hideMark/>
          </w:tcPr>
          <w:p w14:paraId="3BBD7B07" w14:textId="3F9E33C5"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4</w:t>
            </w:r>
          </w:p>
        </w:tc>
        <w:tc>
          <w:tcPr>
            <w:tcW w:w="1288" w:type="dxa"/>
            <w:noWrap/>
            <w:hideMark/>
          </w:tcPr>
          <w:p w14:paraId="6F25A26B" w14:textId="0F5E169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6</w:t>
            </w:r>
          </w:p>
        </w:tc>
        <w:tc>
          <w:tcPr>
            <w:tcW w:w="1873" w:type="dxa"/>
            <w:noWrap/>
            <w:hideMark/>
          </w:tcPr>
          <w:p w14:paraId="11D4CBC6" w14:textId="544029C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146</w:t>
            </w:r>
          </w:p>
        </w:tc>
      </w:tr>
      <w:tr w:rsidR="004D7E70" w:rsidRPr="004D7E70" w14:paraId="78C6352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44239CB" w14:textId="15A14921"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Busia</w:t>
            </w:r>
          </w:p>
        </w:tc>
        <w:tc>
          <w:tcPr>
            <w:tcW w:w="1288" w:type="dxa"/>
            <w:noWrap/>
            <w:hideMark/>
          </w:tcPr>
          <w:p w14:paraId="0BB013EA" w14:textId="18D417A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7CF8B273" w14:textId="317E652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8</w:t>
            </w:r>
          </w:p>
        </w:tc>
        <w:tc>
          <w:tcPr>
            <w:tcW w:w="1873" w:type="dxa"/>
            <w:noWrap/>
            <w:hideMark/>
          </w:tcPr>
          <w:p w14:paraId="6BE2D9B0" w14:textId="65593C86"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140</w:t>
            </w:r>
          </w:p>
        </w:tc>
      </w:tr>
      <w:tr w:rsidR="004D7E70" w:rsidRPr="004D7E70" w14:paraId="0846BEFC"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6F177D3" w14:textId="164DBDDF"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Kisumu</w:t>
            </w:r>
          </w:p>
        </w:tc>
        <w:tc>
          <w:tcPr>
            <w:tcW w:w="1288" w:type="dxa"/>
            <w:noWrap/>
            <w:hideMark/>
          </w:tcPr>
          <w:p w14:paraId="588EBA15" w14:textId="41E909E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7685AF10" w14:textId="18DAA16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873" w:type="dxa"/>
            <w:noWrap/>
            <w:hideMark/>
          </w:tcPr>
          <w:p w14:paraId="0199E730" w14:textId="5A2ABD5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76</w:t>
            </w:r>
          </w:p>
        </w:tc>
      </w:tr>
      <w:tr w:rsidR="004D7E70" w:rsidRPr="004D7E70" w14:paraId="12A2BED8"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D1972E9" w14:textId="13D94336"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Trans Nzoia</w:t>
            </w:r>
          </w:p>
        </w:tc>
        <w:tc>
          <w:tcPr>
            <w:tcW w:w="1288" w:type="dxa"/>
            <w:noWrap/>
            <w:hideMark/>
          </w:tcPr>
          <w:p w14:paraId="745A1DCF" w14:textId="01AA1A70"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4036897E" w14:textId="1D50C5A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873" w:type="dxa"/>
            <w:noWrap/>
            <w:hideMark/>
          </w:tcPr>
          <w:p w14:paraId="07458F9A" w14:textId="6538D0F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75</w:t>
            </w:r>
          </w:p>
        </w:tc>
      </w:tr>
      <w:tr w:rsidR="004D7E70" w:rsidRPr="004D7E70" w14:paraId="6FE3467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8802B48" w14:textId="0B67F3E3"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Murang'a</w:t>
            </w:r>
          </w:p>
        </w:tc>
        <w:tc>
          <w:tcPr>
            <w:tcW w:w="1288" w:type="dxa"/>
            <w:noWrap/>
            <w:hideMark/>
          </w:tcPr>
          <w:p w14:paraId="38090F38" w14:textId="69A03D7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4E99BBAC" w14:textId="74FC715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2</w:t>
            </w:r>
          </w:p>
        </w:tc>
        <w:tc>
          <w:tcPr>
            <w:tcW w:w="1873" w:type="dxa"/>
            <w:noWrap/>
            <w:hideMark/>
          </w:tcPr>
          <w:p w14:paraId="7AC197A3" w14:textId="45853C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64</w:t>
            </w:r>
          </w:p>
        </w:tc>
      </w:tr>
      <w:tr w:rsidR="004D7E70" w:rsidRPr="004D7E70" w14:paraId="5D7F59F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D1345FA" w14:textId="17CBA4FD"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Nandi</w:t>
            </w:r>
          </w:p>
        </w:tc>
        <w:tc>
          <w:tcPr>
            <w:tcW w:w="1288" w:type="dxa"/>
            <w:noWrap/>
            <w:hideMark/>
          </w:tcPr>
          <w:p w14:paraId="677086AC" w14:textId="6739A14B"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62EB6241" w14:textId="3F50CAE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2</w:t>
            </w:r>
          </w:p>
        </w:tc>
        <w:tc>
          <w:tcPr>
            <w:tcW w:w="1873" w:type="dxa"/>
            <w:noWrap/>
            <w:hideMark/>
          </w:tcPr>
          <w:p w14:paraId="7B25356C" w14:textId="191B73B8"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56</w:t>
            </w:r>
          </w:p>
        </w:tc>
      </w:tr>
      <w:tr w:rsidR="004D7E70" w:rsidRPr="004D7E70" w14:paraId="6A608FE8"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9AAF13B" w14:textId="3D5034E8"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Nakuru</w:t>
            </w:r>
          </w:p>
        </w:tc>
        <w:tc>
          <w:tcPr>
            <w:tcW w:w="1288" w:type="dxa"/>
            <w:noWrap/>
            <w:hideMark/>
          </w:tcPr>
          <w:p w14:paraId="2DF54D7C" w14:textId="31E6FFA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36AA5B00" w14:textId="349B471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4</w:t>
            </w:r>
          </w:p>
        </w:tc>
        <w:tc>
          <w:tcPr>
            <w:tcW w:w="1873" w:type="dxa"/>
            <w:noWrap/>
            <w:hideMark/>
          </w:tcPr>
          <w:p w14:paraId="4071D762" w14:textId="462D645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55</w:t>
            </w:r>
          </w:p>
        </w:tc>
      </w:tr>
      <w:tr w:rsidR="004D7E70" w:rsidRPr="004D7E70" w14:paraId="49F19141"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57DB829" w14:textId="2F7969B7"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Kilifi</w:t>
            </w:r>
          </w:p>
        </w:tc>
        <w:tc>
          <w:tcPr>
            <w:tcW w:w="1288" w:type="dxa"/>
            <w:noWrap/>
            <w:hideMark/>
          </w:tcPr>
          <w:p w14:paraId="130EC08F" w14:textId="3336379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37FDE240" w14:textId="266948A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5</w:t>
            </w:r>
          </w:p>
        </w:tc>
        <w:tc>
          <w:tcPr>
            <w:tcW w:w="1873" w:type="dxa"/>
            <w:noWrap/>
            <w:hideMark/>
          </w:tcPr>
          <w:p w14:paraId="21DD82D9" w14:textId="40FA47D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45</w:t>
            </w:r>
          </w:p>
        </w:tc>
      </w:tr>
      <w:tr w:rsidR="004D7E70" w:rsidRPr="004D7E70" w14:paraId="2F80BC81"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35E3CF5" w14:textId="0D3D2572"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Kirinyaga</w:t>
            </w:r>
          </w:p>
        </w:tc>
        <w:tc>
          <w:tcPr>
            <w:tcW w:w="1288" w:type="dxa"/>
            <w:noWrap/>
            <w:hideMark/>
          </w:tcPr>
          <w:p w14:paraId="615574BE" w14:textId="03E9FE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266C92E3" w14:textId="2C37C92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2</w:t>
            </w:r>
          </w:p>
        </w:tc>
        <w:tc>
          <w:tcPr>
            <w:tcW w:w="1873" w:type="dxa"/>
            <w:noWrap/>
            <w:hideMark/>
          </w:tcPr>
          <w:p w14:paraId="2E4BDD97" w14:textId="4151604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29</w:t>
            </w:r>
          </w:p>
        </w:tc>
      </w:tr>
      <w:tr w:rsidR="004D7E70" w:rsidRPr="004D7E70" w14:paraId="64312BAA"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8CC61BF" w14:textId="460C16A5"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Migori</w:t>
            </w:r>
          </w:p>
        </w:tc>
        <w:tc>
          <w:tcPr>
            <w:tcW w:w="1288" w:type="dxa"/>
            <w:noWrap/>
            <w:hideMark/>
          </w:tcPr>
          <w:p w14:paraId="53CEE821" w14:textId="61CBB26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43AC0AB0" w14:textId="31413C36"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2</w:t>
            </w:r>
          </w:p>
        </w:tc>
        <w:tc>
          <w:tcPr>
            <w:tcW w:w="1873" w:type="dxa"/>
            <w:noWrap/>
            <w:hideMark/>
          </w:tcPr>
          <w:p w14:paraId="3A22CD77" w14:textId="27D8B99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25</w:t>
            </w:r>
          </w:p>
        </w:tc>
      </w:tr>
      <w:tr w:rsidR="004D7E70" w:rsidRPr="004D7E70" w14:paraId="19B3D12E"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4D650601" w14:textId="231D85E4"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Kisii</w:t>
            </w:r>
          </w:p>
        </w:tc>
        <w:tc>
          <w:tcPr>
            <w:tcW w:w="1288" w:type="dxa"/>
            <w:noWrap/>
            <w:hideMark/>
          </w:tcPr>
          <w:p w14:paraId="37A427C2" w14:textId="0D459D6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2F961DB0" w14:textId="13D9CF5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4</w:t>
            </w:r>
          </w:p>
        </w:tc>
        <w:tc>
          <w:tcPr>
            <w:tcW w:w="1873" w:type="dxa"/>
            <w:noWrap/>
            <w:hideMark/>
          </w:tcPr>
          <w:p w14:paraId="2CFDA51B" w14:textId="78BB69F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23</w:t>
            </w:r>
          </w:p>
        </w:tc>
      </w:tr>
      <w:tr w:rsidR="004D7E70" w:rsidRPr="004D7E70" w14:paraId="20268084"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26C996B" w14:textId="7F7F95CF"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Nyandarua</w:t>
            </w:r>
          </w:p>
        </w:tc>
        <w:tc>
          <w:tcPr>
            <w:tcW w:w="1288" w:type="dxa"/>
            <w:noWrap/>
            <w:hideMark/>
          </w:tcPr>
          <w:p w14:paraId="3B467131" w14:textId="7BAB9C3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18713E0B" w14:textId="57A1555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2</w:t>
            </w:r>
          </w:p>
        </w:tc>
        <w:tc>
          <w:tcPr>
            <w:tcW w:w="1873" w:type="dxa"/>
            <w:noWrap/>
            <w:hideMark/>
          </w:tcPr>
          <w:p w14:paraId="4B65EC49" w14:textId="2E231F9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21</w:t>
            </w:r>
          </w:p>
        </w:tc>
      </w:tr>
      <w:tr w:rsidR="004D7E70" w:rsidRPr="004D7E70" w14:paraId="0D396CA6"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01D132F" w14:textId="042CE0E0"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Nyamira</w:t>
            </w:r>
          </w:p>
        </w:tc>
        <w:tc>
          <w:tcPr>
            <w:tcW w:w="1288" w:type="dxa"/>
            <w:noWrap/>
            <w:hideMark/>
          </w:tcPr>
          <w:p w14:paraId="7675B3A2" w14:textId="5F7CAA3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1C794B96" w14:textId="6BE25C1D"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1</w:t>
            </w:r>
          </w:p>
        </w:tc>
        <w:tc>
          <w:tcPr>
            <w:tcW w:w="1873" w:type="dxa"/>
            <w:noWrap/>
            <w:hideMark/>
          </w:tcPr>
          <w:p w14:paraId="74557369" w14:textId="7804713C"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9</w:t>
            </w:r>
          </w:p>
        </w:tc>
      </w:tr>
      <w:tr w:rsidR="004D7E70" w:rsidRPr="004D7E70" w14:paraId="63118D87"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F09C630" w14:textId="0679FE68"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Uasin Gishu</w:t>
            </w:r>
          </w:p>
        </w:tc>
        <w:tc>
          <w:tcPr>
            <w:tcW w:w="1288" w:type="dxa"/>
            <w:noWrap/>
            <w:hideMark/>
          </w:tcPr>
          <w:p w14:paraId="65050DE1" w14:textId="4D62611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4</w:t>
            </w:r>
          </w:p>
        </w:tc>
        <w:tc>
          <w:tcPr>
            <w:tcW w:w="1288" w:type="dxa"/>
            <w:noWrap/>
            <w:hideMark/>
          </w:tcPr>
          <w:p w14:paraId="0DF2670E" w14:textId="1FCF619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2</w:t>
            </w:r>
          </w:p>
        </w:tc>
        <w:tc>
          <w:tcPr>
            <w:tcW w:w="1873" w:type="dxa"/>
            <w:noWrap/>
            <w:hideMark/>
          </w:tcPr>
          <w:p w14:paraId="2768304C" w14:textId="0BFEA7CB"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5</w:t>
            </w:r>
          </w:p>
        </w:tc>
      </w:tr>
      <w:tr w:rsidR="004D7E70" w:rsidRPr="004D7E70" w14:paraId="2D18A66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36F5D8B" w14:textId="65568139"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Kwale</w:t>
            </w:r>
          </w:p>
        </w:tc>
        <w:tc>
          <w:tcPr>
            <w:tcW w:w="1288" w:type="dxa"/>
            <w:noWrap/>
            <w:hideMark/>
          </w:tcPr>
          <w:p w14:paraId="52646DBE" w14:textId="4DECD24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71D30077" w14:textId="7EB847D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1</w:t>
            </w:r>
          </w:p>
        </w:tc>
        <w:tc>
          <w:tcPr>
            <w:tcW w:w="1873" w:type="dxa"/>
            <w:noWrap/>
            <w:hideMark/>
          </w:tcPr>
          <w:p w14:paraId="46C5CB64" w14:textId="24527ED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1</w:t>
            </w:r>
          </w:p>
        </w:tc>
      </w:tr>
      <w:tr w:rsidR="004D7E70" w:rsidRPr="004D7E70" w14:paraId="04C3BE4C"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5B4868D" w14:textId="2546A1D0"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Meru</w:t>
            </w:r>
          </w:p>
        </w:tc>
        <w:tc>
          <w:tcPr>
            <w:tcW w:w="1288" w:type="dxa"/>
            <w:noWrap/>
            <w:hideMark/>
          </w:tcPr>
          <w:p w14:paraId="199A8D7E" w14:textId="07AE632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5932CC13" w14:textId="052E20C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1</w:t>
            </w:r>
          </w:p>
        </w:tc>
        <w:tc>
          <w:tcPr>
            <w:tcW w:w="1873" w:type="dxa"/>
            <w:noWrap/>
            <w:hideMark/>
          </w:tcPr>
          <w:p w14:paraId="0CCBE2AD" w14:textId="2BF74D5D"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1</w:t>
            </w:r>
          </w:p>
        </w:tc>
      </w:tr>
      <w:tr w:rsidR="004D7E70" w:rsidRPr="004D7E70" w14:paraId="37FA41E3"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4682CF8" w14:textId="79FF42B1"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Bomet</w:t>
            </w:r>
          </w:p>
        </w:tc>
        <w:tc>
          <w:tcPr>
            <w:tcW w:w="1288" w:type="dxa"/>
            <w:noWrap/>
            <w:hideMark/>
          </w:tcPr>
          <w:p w14:paraId="0B920B40" w14:textId="4E208DA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4</w:t>
            </w:r>
          </w:p>
        </w:tc>
        <w:tc>
          <w:tcPr>
            <w:tcW w:w="1288" w:type="dxa"/>
            <w:noWrap/>
            <w:hideMark/>
          </w:tcPr>
          <w:p w14:paraId="7CC651F7" w14:textId="3E8D52C6"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c>
          <w:tcPr>
            <w:tcW w:w="1873" w:type="dxa"/>
            <w:noWrap/>
            <w:hideMark/>
          </w:tcPr>
          <w:p w14:paraId="5F436804" w14:textId="6BF3920D"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r>
      <w:tr w:rsidR="004D7E70" w:rsidRPr="004D7E70" w14:paraId="2EB0ED48"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6BE728A" w14:textId="29FF485E"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Elgeyo-Marakwet</w:t>
            </w:r>
          </w:p>
        </w:tc>
        <w:tc>
          <w:tcPr>
            <w:tcW w:w="1288" w:type="dxa"/>
            <w:noWrap/>
            <w:hideMark/>
          </w:tcPr>
          <w:p w14:paraId="233CE024" w14:textId="19FF39C3"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4</w:t>
            </w:r>
          </w:p>
        </w:tc>
        <w:tc>
          <w:tcPr>
            <w:tcW w:w="1288" w:type="dxa"/>
            <w:noWrap/>
            <w:hideMark/>
          </w:tcPr>
          <w:p w14:paraId="716F8DE8" w14:textId="1105246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c>
          <w:tcPr>
            <w:tcW w:w="1873" w:type="dxa"/>
            <w:noWrap/>
            <w:hideMark/>
          </w:tcPr>
          <w:p w14:paraId="5FA3EC66" w14:textId="1846DFA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r>
      <w:tr w:rsidR="004D7E70" w:rsidRPr="004D7E70" w14:paraId="6C22A90B"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48BB008" w14:textId="7C597D13"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Baringo</w:t>
            </w:r>
          </w:p>
        </w:tc>
        <w:tc>
          <w:tcPr>
            <w:tcW w:w="1288" w:type="dxa"/>
            <w:noWrap/>
            <w:hideMark/>
          </w:tcPr>
          <w:p w14:paraId="0DED0AAF" w14:textId="3CE601F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59BFA501" w14:textId="4F34458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c>
          <w:tcPr>
            <w:tcW w:w="1873" w:type="dxa"/>
            <w:noWrap/>
            <w:hideMark/>
          </w:tcPr>
          <w:p w14:paraId="2829F181" w14:textId="08BA1A1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r>
      <w:tr w:rsidR="004D7E70" w:rsidRPr="004D7E70" w14:paraId="5B89272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8BBFA45" w14:textId="507B1FFF"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Kajiado</w:t>
            </w:r>
          </w:p>
        </w:tc>
        <w:tc>
          <w:tcPr>
            <w:tcW w:w="1288" w:type="dxa"/>
            <w:noWrap/>
            <w:hideMark/>
          </w:tcPr>
          <w:p w14:paraId="2E7CD281" w14:textId="4A468DB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05A46380" w14:textId="1901DB33"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c>
          <w:tcPr>
            <w:tcW w:w="1873" w:type="dxa"/>
            <w:noWrap/>
            <w:hideMark/>
          </w:tcPr>
          <w:p w14:paraId="0E89E7AA" w14:textId="5C62C60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r>
      <w:tr w:rsidR="004D7E70" w:rsidRPr="004D7E70" w14:paraId="455976EF"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7AF8DBC" w14:textId="14EF31D4"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Kericho</w:t>
            </w:r>
          </w:p>
        </w:tc>
        <w:tc>
          <w:tcPr>
            <w:tcW w:w="1288" w:type="dxa"/>
            <w:noWrap/>
            <w:hideMark/>
          </w:tcPr>
          <w:p w14:paraId="64DD3039" w14:textId="2DBADA4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148FED20" w14:textId="7B34292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c>
          <w:tcPr>
            <w:tcW w:w="1873" w:type="dxa"/>
            <w:noWrap/>
            <w:hideMark/>
          </w:tcPr>
          <w:p w14:paraId="7088A61C" w14:textId="1C12C5F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r>
      <w:tr w:rsidR="004D7E70" w:rsidRPr="004D7E70" w14:paraId="510A3709"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43484EB" w14:textId="4A6001F8"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Narok</w:t>
            </w:r>
          </w:p>
        </w:tc>
        <w:tc>
          <w:tcPr>
            <w:tcW w:w="1288" w:type="dxa"/>
            <w:noWrap/>
            <w:hideMark/>
          </w:tcPr>
          <w:p w14:paraId="3DDBF9E5" w14:textId="6F3BD35D"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3B0EADD1" w14:textId="5DDF802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c>
          <w:tcPr>
            <w:tcW w:w="1873" w:type="dxa"/>
            <w:noWrap/>
            <w:hideMark/>
          </w:tcPr>
          <w:p w14:paraId="3D2F0CC8" w14:textId="5D789E1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r>
      <w:tr w:rsidR="004D7E70" w:rsidRPr="004D7E70" w14:paraId="74CA0FE9"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FEE4112" w14:textId="3E6598C1"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Samburu</w:t>
            </w:r>
          </w:p>
        </w:tc>
        <w:tc>
          <w:tcPr>
            <w:tcW w:w="1288" w:type="dxa"/>
            <w:noWrap/>
            <w:hideMark/>
          </w:tcPr>
          <w:p w14:paraId="4242F920" w14:textId="115965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1E5C1333" w14:textId="563B28D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c>
          <w:tcPr>
            <w:tcW w:w="1873" w:type="dxa"/>
            <w:noWrap/>
            <w:hideMark/>
          </w:tcPr>
          <w:p w14:paraId="4D594572" w14:textId="3BC6FA9C"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r>
      <w:tr w:rsidR="004D7E70" w:rsidRPr="004D7E70" w14:paraId="2084DCD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6D15443" w14:textId="305935CD"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Taita Taveta</w:t>
            </w:r>
          </w:p>
        </w:tc>
        <w:tc>
          <w:tcPr>
            <w:tcW w:w="1288" w:type="dxa"/>
            <w:noWrap/>
            <w:hideMark/>
          </w:tcPr>
          <w:p w14:paraId="279A3022" w14:textId="4EC475B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61355F1E" w14:textId="3D6CDC2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c>
          <w:tcPr>
            <w:tcW w:w="1873" w:type="dxa"/>
            <w:noWrap/>
            <w:hideMark/>
          </w:tcPr>
          <w:p w14:paraId="578EE8C6" w14:textId="034B561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r>
      <w:tr w:rsidR="004D7E70" w:rsidRPr="004D7E70" w14:paraId="389BA894"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418963F" w14:textId="187C32F9" w:rsidR="004D7E70" w:rsidRPr="004D7E70" w:rsidRDefault="004D7E70" w:rsidP="004D7E70">
            <w:pPr>
              <w:jc w:val="left"/>
              <w:rPr>
                <w:rFonts w:eastAsia="Times New Roman" w:cs="Calibri Light"/>
                <w:b w:val="0"/>
                <w:bCs w:val="0"/>
                <w:color w:val="000000"/>
                <w:kern w:val="0"/>
                <w:sz w:val="16"/>
                <w:szCs w:val="16"/>
                <w:lang w:eastAsia="en-GB"/>
                <w14:ligatures w14:val="none"/>
              </w:rPr>
            </w:pPr>
            <w:r>
              <w:rPr>
                <w:rFonts w:cs="Calibri Light"/>
                <w:b w:val="0"/>
                <w:bCs w:val="0"/>
                <w:sz w:val="16"/>
                <w:szCs w:val="16"/>
              </w:rPr>
              <w:t>West Pokot</w:t>
            </w:r>
          </w:p>
        </w:tc>
        <w:tc>
          <w:tcPr>
            <w:tcW w:w="1288" w:type="dxa"/>
            <w:noWrap/>
            <w:hideMark/>
          </w:tcPr>
          <w:p w14:paraId="5E48B192" w14:textId="240F5AE8"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3</w:t>
            </w:r>
          </w:p>
        </w:tc>
        <w:tc>
          <w:tcPr>
            <w:tcW w:w="1288" w:type="dxa"/>
            <w:noWrap/>
            <w:hideMark/>
          </w:tcPr>
          <w:p w14:paraId="25D12135" w14:textId="57DE8C1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c>
          <w:tcPr>
            <w:tcW w:w="1873" w:type="dxa"/>
            <w:noWrap/>
            <w:hideMark/>
          </w:tcPr>
          <w:p w14:paraId="62F3A8B2" w14:textId="33083BD6"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sz w:val="16"/>
                <w:szCs w:val="16"/>
              </w:rPr>
              <w:t>0</w:t>
            </w:r>
          </w:p>
        </w:tc>
      </w:tr>
      <w:tr w:rsidR="004D7E70" w:rsidRPr="004D7E70" w14:paraId="09B691F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469F0F88" w14:textId="4FE011DA" w:rsidR="004D7E70" w:rsidRPr="004D7E70" w:rsidRDefault="004D7E70" w:rsidP="004D7E70">
            <w:pPr>
              <w:jc w:val="left"/>
              <w:rPr>
                <w:rFonts w:eastAsia="Times New Roman" w:cs="Calibri Light"/>
                <w:color w:val="000000"/>
                <w:kern w:val="0"/>
                <w:sz w:val="16"/>
                <w:szCs w:val="16"/>
                <w:lang w:eastAsia="en-GB"/>
                <w14:ligatures w14:val="none"/>
              </w:rPr>
            </w:pPr>
            <w:r>
              <w:rPr>
                <w:rFonts w:cs="Calibri Light"/>
                <w:sz w:val="16"/>
                <w:szCs w:val="16"/>
              </w:rPr>
              <w:t>Total</w:t>
            </w:r>
          </w:p>
        </w:tc>
        <w:tc>
          <w:tcPr>
            <w:tcW w:w="1288" w:type="dxa"/>
            <w:noWrap/>
            <w:hideMark/>
          </w:tcPr>
          <w:p w14:paraId="5F239F1C" w14:textId="2889696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cs="Calibri Light"/>
                <w:b/>
                <w:bCs/>
                <w:sz w:val="16"/>
                <w:szCs w:val="16"/>
              </w:rPr>
              <w:t>-</w:t>
            </w:r>
          </w:p>
        </w:tc>
        <w:tc>
          <w:tcPr>
            <w:tcW w:w="1288" w:type="dxa"/>
            <w:noWrap/>
            <w:hideMark/>
          </w:tcPr>
          <w:p w14:paraId="749BD2AE" w14:textId="4C5742A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cs="Calibri Light"/>
                <w:b/>
                <w:bCs/>
                <w:sz w:val="16"/>
                <w:szCs w:val="16"/>
              </w:rPr>
              <w:t>82</w:t>
            </w:r>
          </w:p>
        </w:tc>
        <w:tc>
          <w:tcPr>
            <w:tcW w:w="1873" w:type="dxa"/>
            <w:noWrap/>
            <w:hideMark/>
          </w:tcPr>
          <w:p w14:paraId="18EE516D" w14:textId="3DDD83C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cs="Calibri Light"/>
                <w:b/>
                <w:bCs/>
                <w:sz w:val="16"/>
                <w:szCs w:val="16"/>
              </w:rPr>
              <w:t>3,713</w:t>
            </w:r>
          </w:p>
        </w:tc>
      </w:tr>
    </w:tbl>
    <w:p w14:paraId="7D905D55" w14:textId="49970B63" w:rsidR="00644774" w:rsidRPr="00C01E0A" w:rsidRDefault="00644774" w:rsidP="000B3F72">
      <w:r>
        <w:br w:type="page"/>
      </w:r>
    </w:p>
    <w:p w14:paraId="328D0012" w14:textId="051C451F" w:rsidR="002A6994" w:rsidRPr="00C01E0A" w:rsidRDefault="00C928BF" w:rsidP="004F7A6E">
      <w:pPr>
        <w:pStyle w:val="Tables"/>
      </w:pPr>
      <w:r>
        <w:lastRenderedPageBreak/>
        <w:t xml:space="preserve">TABLE 2A.S2. Agroecological zones of the high-priority areas of Scenario 2A in Kenya, with the share of the high-priority areas each zone covers and the number of studies and comparisons in each zone. </w:t>
      </w:r>
      <w:r>
        <w:rPr>
          <w:b w:val="0"/>
          <w:bCs/>
        </w:rPr>
        <w:t>Zones are those of the Global Agro-Ecological Zones (GAEZ v4), and main zones are those covering at least 10% of the high-priority areas. Zones covering less than 0.1% of the high-priority areas are shown only when they contain evidence. Studies and comparisons are shown for those located within the high-priority areas, and for those added from the same main zones elsewhere in Kenya and in neighbouring project countries. No comparisons were added from outside the high-priority areas for this scenario, because the evidence within them met both sufficiency criteria. Some studies reported comparisons located in several sites, which can fall in different zones. These studies and comparisons are counted in each zone where they have a site, so the sum of the rows can exceed the total.</w:t>
      </w:r>
    </w:p>
    <w:tbl>
      <w:tblPr>
        <w:tblStyle w:val="ListTable3-Accent1"/>
        <w:tblW w:w="10762" w:type="dxa"/>
        <w:tblLook w:val="04A0" w:firstRow="1" w:lastRow="0" w:firstColumn="1" w:lastColumn="0" w:noHBand="0" w:noVBand="1"/>
      </w:tblPr>
      <w:tblGrid>
        <w:gridCol w:w="3740"/>
        <w:gridCol w:w="718"/>
        <w:gridCol w:w="718"/>
        <w:gridCol w:w="718"/>
        <w:gridCol w:w="1023"/>
        <w:gridCol w:w="740"/>
        <w:gridCol w:w="1023"/>
        <w:gridCol w:w="1041"/>
        <w:gridCol w:w="1041"/>
      </w:tblGrid>
      <w:tr w:rsidR="00B93512" w:rsidRPr="00C01E0A" w14:paraId="2C094BF0" w14:textId="77777777" w:rsidTr="002C5C40">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3717" w:type="dxa"/>
            <w:noWrap/>
            <w:hideMark/>
          </w:tcPr>
          <w:p w14:paraId="26B02F50" w14:textId="77777777" w:rsidR="00B93512" w:rsidRPr="00C01E0A" w:rsidRDefault="00B93512" w:rsidP="00493DF1">
            <w:pPr>
              <w:jc w:val="left"/>
              <w:rPr>
                <w:rFonts w:cs="Calibri Light"/>
                <w:b w:val="0"/>
                <w:bCs w:val="0"/>
                <w:sz w:val="16"/>
                <w:szCs w:val="16"/>
              </w:rPr>
            </w:pPr>
            <w:r>
              <w:rPr>
                <w:rFonts w:cs="Calibri Light"/>
                <w:sz w:val="16"/>
                <w:szCs w:val="16"/>
              </w:rPr>
              <w:t>Agroecological zone</w:t>
            </w:r>
          </w:p>
        </w:tc>
        <w:tc>
          <w:tcPr>
            <w:tcW w:w="737" w:type="dxa"/>
            <w:noWrap/>
            <w:hideMark/>
          </w:tcPr>
          <w:p w14:paraId="5013D033"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Pr>
                <w:rFonts w:cs="Calibri Light"/>
                <w:sz w:val="16"/>
                <w:szCs w:val="16"/>
              </w:rPr>
              <w:t>Share of high-priority areas (%)</w:t>
            </w:r>
          </w:p>
        </w:tc>
        <w:tc>
          <w:tcPr>
            <w:tcW w:w="736" w:type="dxa"/>
            <w:noWrap/>
            <w:hideMark/>
          </w:tcPr>
          <w:p w14:paraId="232720F3"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Pr>
                <w:rFonts w:cs="Calibri Light"/>
                <w:sz w:val="16"/>
                <w:szCs w:val="16"/>
              </w:rPr>
              <w:t>Main zone</w:t>
            </w:r>
          </w:p>
        </w:tc>
        <w:tc>
          <w:tcPr>
            <w:tcW w:w="736" w:type="dxa"/>
            <w:noWrap/>
            <w:hideMark/>
          </w:tcPr>
          <w:p w14:paraId="2F27DDC0"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Pr>
                <w:rFonts w:cs="Calibri Light"/>
                <w:sz w:val="16"/>
                <w:szCs w:val="16"/>
              </w:rPr>
              <w:t>Studies (High-priority areas)</w:t>
            </w:r>
          </w:p>
        </w:tc>
        <w:tc>
          <w:tcPr>
            <w:tcW w:w="1016" w:type="dxa"/>
            <w:noWrap/>
            <w:hideMark/>
          </w:tcPr>
          <w:p w14:paraId="2772CF91"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Pr>
                <w:rFonts w:cs="Calibri Light"/>
                <w:sz w:val="16"/>
                <w:szCs w:val="16"/>
              </w:rPr>
              <w:t>Comparisons (High-priority areas)</w:t>
            </w:r>
          </w:p>
        </w:tc>
        <w:tc>
          <w:tcPr>
            <w:tcW w:w="736" w:type="dxa"/>
            <w:noWrap/>
            <w:hideMark/>
          </w:tcPr>
          <w:p w14:paraId="7A91A5B8"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Pr>
                <w:rFonts w:cs="Calibri Light"/>
                <w:sz w:val="16"/>
                <w:szCs w:val="16"/>
              </w:rPr>
              <w:t>Studies (Same zones, same country)</w:t>
            </w:r>
          </w:p>
        </w:tc>
        <w:tc>
          <w:tcPr>
            <w:tcW w:w="1016" w:type="dxa"/>
            <w:noWrap/>
            <w:hideMark/>
          </w:tcPr>
          <w:p w14:paraId="408F7EF4"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Pr>
                <w:rFonts w:cs="Calibri Light"/>
                <w:sz w:val="16"/>
                <w:szCs w:val="16"/>
              </w:rPr>
              <w:t>Comparisons (Same zones, same country)</w:t>
            </w:r>
          </w:p>
        </w:tc>
        <w:tc>
          <w:tcPr>
            <w:tcW w:w="1034" w:type="dxa"/>
            <w:noWrap/>
            <w:hideMark/>
          </w:tcPr>
          <w:p w14:paraId="5C061AE6"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Pr>
                <w:rFonts w:cs="Calibri Light"/>
                <w:sz w:val="16"/>
                <w:szCs w:val="16"/>
              </w:rPr>
              <w:t>Studies (Same zones, neighbouring countries)</w:t>
            </w:r>
          </w:p>
        </w:tc>
        <w:tc>
          <w:tcPr>
            <w:tcW w:w="1034" w:type="dxa"/>
            <w:noWrap/>
            <w:hideMark/>
          </w:tcPr>
          <w:p w14:paraId="7142D599"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Pr>
                <w:rFonts w:cs="Calibri Light"/>
                <w:sz w:val="16"/>
                <w:szCs w:val="16"/>
              </w:rPr>
              <w:t>Comparisons (Same zones, neighbouring countries)</w:t>
            </w:r>
          </w:p>
        </w:tc>
      </w:tr>
      <w:tr w:rsidR="002C5C40" w:rsidRPr="00C01E0A" w14:paraId="1172D3E4"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BB30BAD" w14:textId="7717D852"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Land with severe soil/terrain limitations</w:t>
            </w:r>
          </w:p>
        </w:tc>
        <w:tc>
          <w:tcPr>
            <w:tcW w:w="0" w:type="auto"/>
            <w:noWrap/>
            <w:vAlign w:val="bottom"/>
            <w:hideMark/>
          </w:tcPr>
          <w:p w14:paraId="1ED3F5B8" w14:textId="789CBCB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17.2</w:t>
            </w:r>
          </w:p>
        </w:tc>
        <w:tc>
          <w:tcPr>
            <w:tcW w:w="0" w:type="auto"/>
            <w:noWrap/>
            <w:vAlign w:val="bottom"/>
            <w:hideMark/>
          </w:tcPr>
          <w:p w14:paraId="44864FB6" w14:textId="7FD7831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Yes</w:t>
            </w:r>
          </w:p>
        </w:tc>
        <w:tc>
          <w:tcPr>
            <w:tcW w:w="0" w:type="auto"/>
            <w:noWrap/>
            <w:vAlign w:val="bottom"/>
            <w:hideMark/>
          </w:tcPr>
          <w:p w14:paraId="6FACD7F9" w14:textId="2565A0F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24</w:t>
            </w:r>
          </w:p>
        </w:tc>
        <w:tc>
          <w:tcPr>
            <w:tcW w:w="0" w:type="auto"/>
            <w:noWrap/>
            <w:vAlign w:val="bottom"/>
            <w:hideMark/>
          </w:tcPr>
          <w:p w14:paraId="54E66A03" w14:textId="48D335C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537</w:t>
            </w:r>
          </w:p>
        </w:tc>
        <w:tc>
          <w:tcPr>
            <w:tcW w:w="0" w:type="auto"/>
            <w:noWrap/>
            <w:vAlign w:val="bottom"/>
            <w:hideMark/>
          </w:tcPr>
          <w:p w14:paraId="267DC6FD" w14:textId="0DB2D2C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42479FD7" w14:textId="59C3E81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50CBE354" w14:textId="0CEE9B8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38DD00C2" w14:textId="6500025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387C475A"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D379B41" w14:textId="0562A305"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Tropics, lowland; semi-arid, with soil/terrain limitations</w:t>
            </w:r>
          </w:p>
        </w:tc>
        <w:tc>
          <w:tcPr>
            <w:tcW w:w="0" w:type="auto"/>
            <w:noWrap/>
            <w:vAlign w:val="bottom"/>
            <w:hideMark/>
          </w:tcPr>
          <w:p w14:paraId="594C0D1D" w14:textId="18F2641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19.5</w:t>
            </w:r>
          </w:p>
        </w:tc>
        <w:tc>
          <w:tcPr>
            <w:tcW w:w="0" w:type="auto"/>
            <w:noWrap/>
            <w:vAlign w:val="bottom"/>
            <w:hideMark/>
          </w:tcPr>
          <w:p w14:paraId="559FFF27" w14:textId="25F32B2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Yes</w:t>
            </w:r>
          </w:p>
        </w:tc>
        <w:tc>
          <w:tcPr>
            <w:tcW w:w="0" w:type="auto"/>
            <w:noWrap/>
            <w:vAlign w:val="bottom"/>
            <w:hideMark/>
          </w:tcPr>
          <w:p w14:paraId="760C7167" w14:textId="0B12902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9</w:t>
            </w:r>
          </w:p>
        </w:tc>
        <w:tc>
          <w:tcPr>
            <w:tcW w:w="0" w:type="auto"/>
            <w:noWrap/>
            <w:vAlign w:val="bottom"/>
            <w:hideMark/>
          </w:tcPr>
          <w:p w14:paraId="56676E62" w14:textId="2FC209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279</w:t>
            </w:r>
          </w:p>
        </w:tc>
        <w:tc>
          <w:tcPr>
            <w:tcW w:w="0" w:type="auto"/>
            <w:noWrap/>
            <w:vAlign w:val="bottom"/>
            <w:hideMark/>
          </w:tcPr>
          <w:p w14:paraId="59028A14" w14:textId="7F17669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5178115C" w14:textId="40B1C69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063EC613" w14:textId="7392347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31417D9A" w14:textId="7DA2E82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2F338F53"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2CA0956" w14:textId="651919DB"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Tropics, lowland; semi-arid, no soil/terrain limitations</w:t>
            </w:r>
          </w:p>
        </w:tc>
        <w:tc>
          <w:tcPr>
            <w:tcW w:w="0" w:type="auto"/>
            <w:noWrap/>
            <w:vAlign w:val="bottom"/>
            <w:hideMark/>
          </w:tcPr>
          <w:p w14:paraId="6BD4E036" w14:textId="55DF257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10.4</w:t>
            </w:r>
          </w:p>
        </w:tc>
        <w:tc>
          <w:tcPr>
            <w:tcW w:w="0" w:type="auto"/>
            <w:noWrap/>
            <w:vAlign w:val="bottom"/>
            <w:hideMark/>
          </w:tcPr>
          <w:p w14:paraId="60AA6BC1" w14:textId="2A68C12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Yes</w:t>
            </w:r>
          </w:p>
        </w:tc>
        <w:tc>
          <w:tcPr>
            <w:tcW w:w="0" w:type="auto"/>
            <w:noWrap/>
            <w:vAlign w:val="bottom"/>
            <w:hideMark/>
          </w:tcPr>
          <w:p w14:paraId="04F4B9F0" w14:textId="3B2DA8E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1</w:t>
            </w:r>
          </w:p>
        </w:tc>
        <w:tc>
          <w:tcPr>
            <w:tcW w:w="0" w:type="auto"/>
            <w:noWrap/>
            <w:vAlign w:val="bottom"/>
            <w:hideMark/>
          </w:tcPr>
          <w:p w14:paraId="3B8DD21A" w14:textId="75AEBC1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1</w:t>
            </w:r>
          </w:p>
        </w:tc>
        <w:tc>
          <w:tcPr>
            <w:tcW w:w="0" w:type="auto"/>
            <w:noWrap/>
            <w:vAlign w:val="bottom"/>
            <w:hideMark/>
          </w:tcPr>
          <w:p w14:paraId="4AC205D6" w14:textId="08D4EA6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1066CD25" w14:textId="7DC51CB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52D8B538" w14:textId="03EAE14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5EAD08B2" w14:textId="48EB943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35305620"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80E23E3" w14:textId="383C718F"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Tropics, highland; sub-humid, with soil/terrain limitations</w:t>
            </w:r>
          </w:p>
        </w:tc>
        <w:tc>
          <w:tcPr>
            <w:tcW w:w="0" w:type="auto"/>
            <w:noWrap/>
            <w:vAlign w:val="bottom"/>
            <w:hideMark/>
          </w:tcPr>
          <w:p w14:paraId="0183B946" w14:textId="20449B0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5</w:t>
            </w:r>
          </w:p>
        </w:tc>
        <w:tc>
          <w:tcPr>
            <w:tcW w:w="0" w:type="auto"/>
            <w:noWrap/>
            <w:vAlign w:val="bottom"/>
            <w:hideMark/>
          </w:tcPr>
          <w:p w14:paraId="356764EF" w14:textId="759A687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5A97E8A2" w14:textId="709A518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20</w:t>
            </w:r>
          </w:p>
        </w:tc>
        <w:tc>
          <w:tcPr>
            <w:tcW w:w="0" w:type="auto"/>
            <w:noWrap/>
            <w:vAlign w:val="bottom"/>
            <w:hideMark/>
          </w:tcPr>
          <w:p w14:paraId="10C482EB" w14:textId="5275E2A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1161</w:t>
            </w:r>
          </w:p>
        </w:tc>
        <w:tc>
          <w:tcPr>
            <w:tcW w:w="0" w:type="auto"/>
            <w:noWrap/>
            <w:vAlign w:val="bottom"/>
            <w:hideMark/>
          </w:tcPr>
          <w:p w14:paraId="5DDF32B5" w14:textId="2B6BF77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56A93294" w14:textId="07B990B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34063607" w14:textId="1115C06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6D537159" w14:textId="7944D7E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470CE0B7"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A64C798" w14:textId="197E41C9"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Tropics, lowland; humid, with soil/terrain limitations</w:t>
            </w:r>
          </w:p>
        </w:tc>
        <w:tc>
          <w:tcPr>
            <w:tcW w:w="0" w:type="auto"/>
            <w:noWrap/>
            <w:vAlign w:val="bottom"/>
            <w:hideMark/>
          </w:tcPr>
          <w:p w14:paraId="2749CE03" w14:textId="1095EEA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5.1</w:t>
            </w:r>
          </w:p>
        </w:tc>
        <w:tc>
          <w:tcPr>
            <w:tcW w:w="0" w:type="auto"/>
            <w:noWrap/>
            <w:vAlign w:val="bottom"/>
            <w:hideMark/>
          </w:tcPr>
          <w:p w14:paraId="557120FB" w14:textId="01D2A054"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700B197E" w14:textId="041F56C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25</w:t>
            </w:r>
          </w:p>
        </w:tc>
        <w:tc>
          <w:tcPr>
            <w:tcW w:w="0" w:type="auto"/>
            <w:noWrap/>
            <w:vAlign w:val="bottom"/>
            <w:hideMark/>
          </w:tcPr>
          <w:p w14:paraId="74DDEE95" w14:textId="5EDE033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814</w:t>
            </w:r>
          </w:p>
        </w:tc>
        <w:tc>
          <w:tcPr>
            <w:tcW w:w="0" w:type="auto"/>
            <w:noWrap/>
            <w:vAlign w:val="bottom"/>
            <w:hideMark/>
          </w:tcPr>
          <w:p w14:paraId="0116B50E" w14:textId="3C5B48A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5F2C955A" w14:textId="2AF5AE9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4C6A9189" w14:textId="0ADDEF4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2F5E1308" w14:textId="1181C5B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722D8485"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41598E8" w14:textId="0D8CE5FE"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Tropics, highland; humid, with soil/terrain limitations</w:t>
            </w:r>
          </w:p>
        </w:tc>
        <w:tc>
          <w:tcPr>
            <w:tcW w:w="0" w:type="auto"/>
            <w:noWrap/>
            <w:vAlign w:val="bottom"/>
            <w:hideMark/>
          </w:tcPr>
          <w:p w14:paraId="5B97E09C" w14:textId="083A871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9.8</w:t>
            </w:r>
          </w:p>
        </w:tc>
        <w:tc>
          <w:tcPr>
            <w:tcW w:w="0" w:type="auto"/>
            <w:noWrap/>
            <w:vAlign w:val="bottom"/>
            <w:hideMark/>
          </w:tcPr>
          <w:p w14:paraId="6C90A2D3" w14:textId="15AED11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03C376E9" w14:textId="717B052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12</w:t>
            </w:r>
          </w:p>
        </w:tc>
        <w:tc>
          <w:tcPr>
            <w:tcW w:w="0" w:type="auto"/>
            <w:noWrap/>
            <w:vAlign w:val="bottom"/>
            <w:hideMark/>
          </w:tcPr>
          <w:p w14:paraId="7CB57EAA" w14:textId="7FD3B62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524</w:t>
            </w:r>
          </w:p>
        </w:tc>
        <w:tc>
          <w:tcPr>
            <w:tcW w:w="0" w:type="auto"/>
            <w:noWrap/>
            <w:vAlign w:val="bottom"/>
            <w:hideMark/>
          </w:tcPr>
          <w:p w14:paraId="59C93E89" w14:textId="2A8B5DA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1870F480" w14:textId="6D02E79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4060871A" w14:textId="2F1E69D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522BB78D" w14:textId="54C900A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07ECE763"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741DC86" w14:textId="2C13F1EB"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Tropics, lowland; humid, no soil/terrain limitations</w:t>
            </w:r>
          </w:p>
        </w:tc>
        <w:tc>
          <w:tcPr>
            <w:tcW w:w="0" w:type="auto"/>
            <w:noWrap/>
            <w:vAlign w:val="bottom"/>
            <w:hideMark/>
          </w:tcPr>
          <w:p w14:paraId="14B5E46A" w14:textId="405BBE2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2.5</w:t>
            </w:r>
          </w:p>
        </w:tc>
        <w:tc>
          <w:tcPr>
            <w:tcW w:w="0" w:type="auto"/>
            <w:noWrap/>
            <w:vAlign w:val="bottom"/>
            <w:hideMark/>
          </w:tcPr>
          <w:p w14:paraId="210860EB" w14:textId="4A087B5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597AE9DE" w14:textId="6F0606C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7</w:t>
            </w:r>
          </w:p>
        </w:tc>
        <w:tc>
          <w:tcPr>
            <w:tcW w:w="0" w:type="auto"/>
            <w:noWrap/>
            <w:vAlign w:val="bottom"/>
            <w:hideMark/>
          </w:tcPr>
          <w:p w14:paraId="5B6AC2F6" w14:textId="480923D4"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256</w:t>
            </w:r>
          </w:p>
        </w:tc>
        <w:tc>
          <w:tcPr>
            <w:tcW w:w="0" w:type="auto"/>
            <w:noWrap/>
            <w:vAlign w:val="bottom"/>
            <w:hideMark/>
          </w:tcPr>
          <w:p w14:paraId="29C644FD" w14:textId="05619E2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36516DC9" w14:textId="6435BA6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6CED839F" w14:textId="4D488D5A"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6EDF4F2A" w14:textId="50496CA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4F289E18"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6756E73" w14:textId="44822328"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Tropics, highland; humid, no soil/terrain limitations</w:t>
            </w:r>
          </w:p>
        </w:tc>
        <w:tc>
          <w:tcPr>
            <w:tcW w:w="0" w:type="auto"/>
            <w:noWrap/>
            <w:vAlign w:val="bottom"/>
            <w:hideMark/>
          </w:tcPr>
          <w:p w14:paraId="021AEF13" w14:textId="3852BDD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4.3</w:t>
            </w:r>
          </w:p>
        </w:tc>
        <w:tc>
          <w:tcPr>
            <w:tcW w:w="0" w:type="auto"/>
            <w:noWrap/>
            <w:vAlign w:val="bottom"/>
            <w:hideMark/>
          </w:tcPr>
          <w:p w14:paraId="5E524F58" w14:textId="60F665B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16BAB997" w14:textId="6ACE3F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3</w:t>
            </w:r>
          </w:p>
        </w:tc>
        <w:tc>
          <w:tcPr>
            <w:tcW w:w="0" w:type="auto"/>
            <w:noWrap/>
            <w:vAlign w:val="bottom"/>
            <w:hideMark/>
          </w:tcPr>
          <w:p w14:paraId="146E9F70" w14:textId="77B8D14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64</w:t>
            </w:r>
          </w:p>
        </w:tc>
        <w:tc>
          <w:tcPr>
            <w:tcW w:w="0" w:type="auto"/>
            <w:noWrap/>
            <w:vAlign w:val="bottom"/>
            <w:hideMark/>
          </w:tcPr>
          <w:p w14:paraId="72E74D66" w14:textId="4C51EC7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2E91275C" w14:textId="7D11167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119FBE14" w14:textId="53D094A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384BCDF2" w14:textId="7F5F15B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56A26599"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445EF1C" w14:textId="4007F8C4" w:rsidR="002C5C40" w:rsidRPr="002C5C40" w:rsidRDefault="002C5C40" w:rsidP="002C5C40">
            <w:pPr>
              <w:jc w:val="left"/>
              <w:rPr>
                <w:rFonts w:cs="Calibri Light"/>
                <w:b w:val="0"/>
                <w:bCs w:val="0"/>
                <w:color w:val="EE0000"/>
                <w:sz w:val="16"/>
                <w:szCs w:val="16"/>
                <w:highlight w:val="yellow"/>
              </w:rPr>
            </w:pPr>
            <w:r>
              <w:rPr>
                <w:rFonts w:cs="Calibri Light"/>
                <w:b w:val="0"/>
                <w:bCs w:val="0"/>
                <w:color w:val="000000"/>
                <w:sz w:val="16"/>
                <w:szCs w:val="16"/>
              </w:rPr>
              <w:t>Dominantly hydromorphic soils</w:t>
            </w:r>
          </w:p>
        </w:tc>
        <w:tc>
          <w:tcPr>
            <w:tcW w:w="0" w:type="auto"/>
            <w:noWrap/>
            <w:vAlign w:val="bottom"/>
            <w:hideMark/>
          </w:tcPr>
          <w:p w14:paraId="69F2F0B1" w14:textId="6DB66A5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1.3</w:t>
            </w:r>
          </w:p>
        </w:tc>
        <w:tc>
          <w:tcPr>
            <w:tcW w:w="0" w:type="auto"/>
            <w:noWrap/>
            <w:vAlign w:val="bottom"/>
            <w:hideMark/>
          </w:tcPr>
          <w:p w14:paraId="2808A93E" w14:textId="4CCD9FF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6F517B6C" w14:textId="24CAFA3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3</w:t>
            </w:r>
          </w:p>
        </w:tc>
        <w:tc>
          <w:tcPr>
            <w:tcW w:w="0" w:type="auto"/>
            <w:noWrap/>
            <w:vAlign w:val="bottom"/>
            <w:hideMark/>
          </w:tcPr>
          <w:p w14:paraId="23F8DE83" w14:textId="3AB3571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49</w:t>
            </w:r>
          </w:p>
        </w:tc>
        <w:tc>
          <w:tcPr>
            <w:tcW w:w="0" w:type="auto"/>
            <w:noWrap/>
            <w:vAlign w:val="bottom"/>
            <w:hideMark/>
          </w:tcPr>
          <w:p w14:paraId="1D7D203C" w14:textId="174E0A4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644A4CB3" w14:textId="57A296C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116D63FE" w14:textId="124377B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2CA1CF81" w14:textId="6866CE1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3A8DDCAB"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F208157" w14:textId="78D9F6CA" w:rsidR="002C5C40" w:rsidRPr="002C5C40" w:rsidRDefault="002C5C40" w:rsidP="002C5C40">
            <w:pPr>
              <w:jc w:val="left"/>
              <w:rPr>
                <w:rFonts w:cs="Calibri Light"/>
                <w:b w:val="0"/>
                <w:bCs w:val="0"/>
                <w:color w:val="EE0000"/>
                <w:sz w:val="16"/>
                <w:szCs w:val="16"/>
                <w:highlight w:val="yellow"/>
              </w:rPr>
            </w:pPr>
            <w:r>
              <w:rPr>
                <w:rFonts w:cs="Calibri Light"/>
                <w:b w:val="0"/>
                <w:bCs w:val="0"/>
                <w:color w:val="000000"/>
                <w:sz w:val="16"/>
                <w:szCs w:val="16"/>
              </w:rPr>
              <w:t>Tropics, highland; sub-humid, no soil/terrain limitations</w:t>
            </w:r>
          </w:p>
        </w:tc>
        <w:tc>
          <w:tcPr>
            <w:tcW w:w="0" w:type="auto"/>
            <w:noWrap/>
            <w:vAlign w:val="bottom"/>
            <w:hideMark/>
          </w:tcPr>
          <w:p w14:paraId="0D0EA985" w14:textId="3CFC2D4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2.2</w:t>
            </w:r>
          </w:p>
        </w:tc>
        <w:tc>
          <w:tcPr>
            <w:tcW w:w="0" w:type="auto"/>
            <w:noWrap/>
            <w:vAlign w:val="bottom"/>
            <w:hideMark/>
          </w:tcPr>
          <w:p w14:paraId="068A0EAA" w14:textId="098951B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79613DD6" w14:textId="27221D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3</w:t>
            </w:r>
          </w:p>
        </w:tc>
        <w:tc>
          <w:tcPr>
            <w:tcW w:w="0" w:type="auto"/>
            <w:noWrap/>
            <w:vAlign w:val="bottom"/>
            <w:hideMark/>
          </w:tcPr>
          <w:p w14:paraId="228E2FC8" w14:textId="110F3FD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41</w:t>
            </w:r>
          </w:p>
        </w:tc>
        <w:tc>
          <w:tcPr>
            <w:tcW w:w="0" w:type="auto"/>
            <w:noWrap/>
            <w:vAlign w:val="bottom"/>
            <w:hideMark/>
          </w:tcPr>
          <w:p w14:paraId="43CBDB01" w14:textId="2853E01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7E9D9CE9" w14:textId="2EE279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7F9997E4" w14:textId="1DA93B0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426512C5" w14:textId="2A8FCA8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4622101D"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F576270" w14:textId="3EB8D8BB"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Tropics, lowland; sub-humid, with soil/terrain limitations</w:t>
            </w:r>
          </w:p>
        </w:tc>
        <w:tc>
          <w:tcPr>
            <w:tcW w:w="0" w:type="auto"/>
            <w:noWrap/>
            <w:vAlign w:val="bottom"/>
            <w:hideMark/>
          </w:tcPr>
          <w:p w14:paraId="0668461F" w14:textId="6ADEFFC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9.3</w:t>
            </w:r>
          </w:p>
        </w:tc>
        <w:tc>
          <w:tcPr>
            <w:tcW w:w="0" w:type="auto"/>
            <w:noWrap/>
            <w:vAlign w:val="bottom"/>
            <w:hideMark/>
          </w:tcPr>
          <w:p w14:paraId="6956C83C" w14:textId="120AC97A"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414C8FBF" w14:textId="27A2373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3</w:t>
            </w:r>
          </w:p>
        </w:tc>
        <w:tc>
          <w:tcPr>
            <w:tcW w:w="0" w:type="auto"/>
            <w:noWrap/>
            <w:vAlign w:val="bottom"/>
            <w:hideMark/>
          </w:tcPr>
          <w:p w14:paraId="31336615" w14:textId="1D3B034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28</w:t>
            </w:r>
          </w:p>
        </w:tc>
        <w:tc>
          <w:tcPr>
            <w:tcW w:w="0" w:type="auto"/>
            <w:noWrap/>
            <w:vAlign w:val="bottom"/>
            <w:hideMark/>
          </w:tcPr>
          <w:p w14:paraId="1BE00959" w14:textId="0CB9DBC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7CD36D60" w14:textId="7982978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5617F81B" w14:textId="7D50A2A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709603F0" w14:textId="0656116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373F1FD6"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3D1012D" w14:textId="6174E186"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Tropics, lowland; sub-humid, no soil/terrain limitations</w:t>
            </w:r>
          </w:p>
        </w:tc>
        <w:tc>
          <w:tcPr>
            <w:tcW w:w="0" w:type="auto"/>
            <w:noWrap/>
            <w:vAlign w:val="bottom"/>
            <w:hideMark/>
          </w:tcPr>
          <w:p w14:paraId="2426F09E" w14:textId="0BC20BA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4.6</w:t>
            </w:r>
          </w:p>
        </w:tc>
        <w:tc>
          <w:tcPr>
            <w:tcW w:w="0" w:type="auto"/>
            <w:noWrap/>
            <w:vAlign w:val="bottom"/>
            <w:hideMark/>
          </w:tcPr>
          <w:p w14:paraId="04E9AC01" w14:textId="4013DDB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1378443C" w14:textId="34382CF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1</w:t>
            </w:r>
          </w:p>
        </w:tc>
        <w:tc>
          <w:tcPr>
            <w:tcW w:w="0" w:type="auto"/>
            <w:noWrap/>
            <w:vAlign w:val="bottom"/>
            <w:hideMark/>
          </w:tcPr>
          <w:p w14:paraId="07DE692C" w14:textId="556774C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1</w:t>
            </w:r>
          </w:p>
        </w:tc>
        <w:tc>
          <w:tcPr>
            <w:tcW w:w="0" w:type="auto"/>
            <w:noWrap/>
            <w:vAlign w:val="bottom"/>
            <w:hideMark/>
          </w:tcPr>
          <w:p w14:paraId="7A757960" w14:textId="59A8255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07BE4127" w14:textId="0519676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28D63096" w14:textId="3E1408F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3C12C5E8" w14:textId="7B6FA6A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319D7D7E"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BB52452" w14:textId="6D2BA66C"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Dominantly water</w:t>
            </w:r>
          </w:p>
        </w:tc>
        <w:tc>
          <w:tcPr>
            <w:tcW w:w="0" w:type="auto"/>
            <w:noWrap/>
            <w:vAlign w:val="bottom"/>
            <w:hideMark/>
          </w:tcPr>
          <w:p w14:paraId="3F3F0D85" w14:textId="119C84D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2.1</w:t>
            </w:r>
          </w:p>
        </w:tc>
        <w:tc>
          <w:tcPr>
            <w:tcW w:w="0" w:type="auto"/>
            <w:noWrap/>
            <w:vAlign w:val="bottom"/>
            <w:hideMark/>
          </w:tcPr>
          <w:p w14:paraId="70F675D7" w14:textId="1E560A4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3A13A0BB" w14:textId="3304A4E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1E0A07DE" w14:textId="7EA0148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01DC92A3" w14:textId="4B72353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05F23988" w14:textId="45473F5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3895C05F" w14:textId="70AFDF3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6401BC31" w14:textId="1F35FA7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5BF89CA7"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1E40E83" w14:textId="69D3BFA4"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Desert/Arid climate</w:t>
            </w:r>
          </w:p>
        </w:tc>
        <w:tc>
          <w:tcPr>
            <w:tcW w:w="0" w:type="auto"/>
            <w:noWrap/>
            <w:vAlign w:val="bottom"/>
            <w:hideMark/>
          </w:tcPr>
          <w:p w14:paraId="250D72DC" w14:textId="752F879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2</w:t>
            </w:r>
          </w:p>
        </w:tc>
        <w:tc>
          <w:tcPr>
            <w:tcW w:w="0" w:type="auto"/>
            <w:noWrap/>
            <w:vAlign w:val="bottom"/>
            <w:hideMark/>
          </w:tcPr>
          <w:p w14:paraId="0FFC2F67" w14:textId="40C97C8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58B345DA" w14:textId="6B1576B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708BA850" w14:textId="48C283C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38C50963" w14:textId="5A42097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7A05EC69" w14:textId="2FF35D4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504B62FE" w14:textId="21B6C0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77218502" w14:textId="757E340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3E430526"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B9EA77B" w14:textId="1B86A8BC"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Dominantly very steep terrain</w:t>
            </w:r>
          </w:p>
        </w:tc>
        <w:tc>
          <w:tcPr>
            <w:tcW w:w="0" w:type="auto"/>
            <w:noWrap/>
            <w:vAlign w:val="bottom"/>
            <w:hideMark/>
          </w:tcPr>
          <w:p w14:paraId="408BFA57" w14:textId="6B6BEB3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1.8</w:t>
            </w:r>
          </w:p>
        </w:tc>
        <w:tc>
          <w:tcPr>
            <w:tcW w:w="0" w:type="auto"/>
            <w:noWrap/>
            <w:vAlign w:val="bottom"/>
            <w:hideMark/>
          </w:tcPr>
          <w:p w14:paraId="550FC1BB" w14:textId="1830908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588812E0" w14:textId="7870431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77490373" w14:textId="2EAEA03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47163815" w14:textId="658C604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3A724749" w14:textId="67E95FD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4D258433" w14:textId="08DA9E0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334D79B6" w14:textId="40AB62D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467796EC"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C2947F7" w14:textId="76FFE529"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Tropics, highland; semi-arid, with soil/terrain limitations</w:t>
            </w:r>
          </w:p>
        </w:tc>
        <w:tc>
          <w:tcPr>
            <w:tcW w:w="0" w:type="auto"/>
            <w:noWrap/>
            <w:vAlign w:val="bottom"/>
            <w:hideMark/>
          </w:tcPr>
          <w:p w14:paraId="46BA9B4F" w14:textId="7F4DC58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1.1</w:t>
            </w:r>
          </w:p>
        </w:tc>
        <w:tc>
          <w:tcPr>
            <w:tcW w:w="0" w:type="auto"/>
            <w:noWrap/>
            <w:vAlign w:val="bottom"/>
            <w:hideMark/>
          </w:tcPr>
          <w:p w14:paraId="7FE4F199" w14:textId="29ED6AB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0D157ADD" w14:textId="4F4F829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0C172291" w14:textId="0A5B05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6E95C394" w14:textId="11FD1F3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027CF9BC" w14:textId="3A2C936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0F85433E" w14:textId="73A3D37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06715FDF" w14:textId="1E1DDFE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66377200"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4E5BC50" w14:textId="46BA405D"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Tropics, highland; semi-arid, no soil/terrain limitations</w:t>
            </w:r>
          </w:p>
        </w:tc>
        <w:tc>
          <w:tcPr>
            <w:tcW w:w="0" w:type="auto"/>
            <w:noWrap/>
            <w:vAlign w:val="bottom"/>
            <w:hideMark/>
          </w:tcPr>
          <w:p w14:paraId="2C764E70" w14:textId="385183D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0.7</w:t>
            </w:r>
          </w:p>
        </w:tc>
        <w:tc>
          <w:tcPr>
            <w:tcW w:w="0" w:type="auto"/>
            <w:noWrap/>
            <w:vAlign w:val="bottom"/>
            <w:hideMark/>
          </w:tcPr>
          <w:p w14:paraId="51ABDE73" w14:textId="71BB7FB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4981D1B8" w14:textId="16B5214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145767EC" w14:textId="79AFD38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783A87AC" w14:textId="3F8A18B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7873C180" w14:textId="2693081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0BD33A9F" w14:textId="2890202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417CA7A0" w14:textId="2B2E6D3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73808473"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81D51C6" w14:textId="67987B62"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Ample irrigated soils</w:t>
            </w:r>
          </w:p>
        </w:tc>
        <w:tc>
          <w:tcPr>
            <w:tcW w:w="0" w:type="auto"/>
            <w:noWrap/>
            <w:vAlign w:val="bottom"/>
            <w:hideMark/>
          </w:tcPr>
          <w:p w14:paraId="17D708BA" w14:textId="3B96FAB8"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0.5</w:t>
            </w:r>
          </w:p>
        </w:tc>
        <w:tc>
          <w:tcPr>
            <w:tcW w:w="0" w:type="auto"/>
            <w:noWrap/>
            <w:vAlign w:val="bottom"/>
            <w:hideMark/>
          </w:tcPr>
          <w:p w14:paraId="2F767B59" w14:textId="3F5C4CD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6F66CC83" w14:textId="5017D3E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55C0ACDB" w14:textId="7BFE63D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5BB443B8" w14:textId="2B434A3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2D96D4D8" w14:textId="78DA6A2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0E7024A2" w14:textId="192D13C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7F3A1D3C" w14:textId="288854C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6BE68A0C"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4662125" w14:textId="1D637F24" w:rsidR="002C5C40" w:rsidRPr="002C5C40" w:rsidRDefault="002C5C40" w:rsidP="002C5C40">
            <w:pPr>
              <w:jc w:val="left"/>
              <w:rPr>
                <w:rFonts w:cs="Calibri Light"/>
                <w:b w:val="0"/>
                <w:bCs w:val="0"/>
                <w:color w:val="000000"/>
                <w:sz w:val="16"/>
                <w:szCs w:val="16"/>
              </w:rPr>
            </w:pPr>
            <w:r>
              <w:rPr>
                <w:rFonts w:cs="Calibri Light"/>
                <w:b w:val="0"/>
                <w:bCs w:val="0"/>
                <w:color w:val="000000"/>
                <w:sz w:val="16"/>
                <w:szCs w:val="16"/>
              </w:rPr>
              <w:t>Cold, no permafrost; wet, with soil/terrain limitations</w:t>
            </w:r>
          </w:p>
        </w:tc>
        <w:tc>
          <w:tcPr>
            <w:tcW w:w="0" w:type="auto"/>
            <w:noWrap/>
            <w:vAlign w:val="bottom"/>
            <w:hideMark/>
          </w:tcPr>
          <w:p w14:paraId="7D125B89" w14:textId="6C3A24D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0.4</w:t>
            </w:r>
          </w:p>
        </w:tc>
        <w:tc>
          <w:tcPr>
            <w:tcW w:w="0" w:type="auto"/>
            <w:noWrap/>
            <w:vAlign w:val="bottom"/>
            <w:hideMark/>
          </w:tcPr>
          <w:p w14:paraId="444E8178" w14:textId="53C22D0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No</w:t>
            </w:r>
          </w:p>
        </w:tc>
        <w:tc>
          <w:tcPr>
            <w:tcW w:w="0" w:type="auto"/>
            <w:noWrap/>
            <w:vAlign w:val="bottom"/>
            <w:hideMark/>
          </w:tcPr>
          <w:p w14:paraId="12C9A540" w14:textId="124A65B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5CD534C2" w14:textId="2022CE5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7A55CC44" w14:textId="7ED4536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488A4C15" w14:textId="10EC678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7C95935F" w14:textId="29D0425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c>
          <w:tcPr>
            <w:tcW w:w="0" w:type="auto"/>
            <w:noWrap/>
            <w:vAlign w:val="bottom"/>
            <w:hideMark/>
          </w:tcPr>
          <w:p w14:paraId="1143AA3C" w14:textId="0722DCB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Pr>
                <w:rFonts w:cs="Calibri Light"/>
                <w:color w:val="000000"/>
                <w:sz w:val="16"/>
                <w:szCs w:val="16"/>
              </w:rPr>
              <w:t>0</w:t>
            </w:r>
          </w:p>
        </w:tc>
      </w:tr>
      <w:tr w:rsidR="002C5C40" w:rsidRPr="00C01E0A" w14:paraId="16D78203"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64AEECA" w14:textId="51C2E9AE" w:rsidR="002C5C40" w:rsidRPr="002C5C40" w:rsidRDefault="002C5C40" w:rsidP="002C5C40">
            <w:pPr>
              <w:jc w:val="left"/>
              <w:rPr>
                <w:rFonts w:cs="Calibri Light"/>
                <w:b w:val="0"/>
                <w:bCs w:val="0"/>
                <w:color w:val="000000"/>
                <w:sz w:val="16"/>
                <w:szCs w:val="16"/>
              </w:rPr>
            </w:pPr>
            <w:r>
              <w:rPr>
                <w:rFonts w:cs="Calibri Light"/>
                <w:color w:val="000000"/>
                <w:sz w:val="16"/>
                <w:szCs w:val="16"/>
              </w:rPr>
              <w:t>Total</w:t>
            </w:r>
          </w:p>
        </w:tc>
        <w:tc>
          <w:tcPr>
            <w:tcW w:w="0" w:type="auto"/>
            <w:noWrap/>
            <w:vAlign w:val="bottom"/>
            <w:hideMark/>
          </w:tcPr>
          <w:p w14:paraId="03B77BC0" w14:textId="3020DADE"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Pr>
                <w:rFonts w:cs="Calibri Light"/>
                <w:b/>
                <w:bCs/>
                <w:color w:val="000000"/>
                <w:sz w:val="16"/>
                <w:szCs w:val="16"/>
              </w:rPr>
              <w:t>100</w:t>
            </w:r>
          </w:p>
        </w:tc>
        <w:tc>
          <w:tcPr>
            <w:tcW w:w="0" w:type="auto"/>
            <w:noWrap/>
            <w:vAlign w:val="bottom"/>
            <w:hideMark/>
          </w:tcPr>
          <w:p w14:paraId="3113295A" w14:textId="03FE66B5"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p>
        </w:tc>
        <w:tc>
          <w:tcPr>
            <w:tcW w:w="0" w:type="auto"/>
            <w:noWrap/>
            <w:vAlign w:val="bottom"/>
            <w:hideMark/>
          </w:tcPr>
          <w:p w14:paraId="472628CD" w14:textId="02BB8C7A"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Pr>
                <w:rFonts w:cs="Calibri Light"/>
                <w:b/>
                <w:bCs/>
                <w:color w:val="000000"/>
                <w:sz w:val="16"/>
                <w:szCs w:val="16"/>
              </w:rPr>
              <w:t>82</w:t>
            </w:r>
          </w:p>
        </w:tc>
        <w:tc>
          <w:tcPr>
            <w:tcW w:w="0" w:type="auto"/>
            <w:noWrap/>
            <w:vAlign w:val="bottom"/>
            <w:hideMark/>
          </w:tcPr>
          <w:p w14:paraId="1DF828C6" w14:textId="4110F41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Pr>
                <w:rFonts w:cs="Calibri Light"/>
                <w:b/>
                <w:bCs/>
                <w:color w:val="000000"/>
                <w:sz w:val="16"/>
                <w:szCs w:val="16"/>
              </w:rPr>
              <w:t>3,713</w:t>
            </w:r>
          </w:p>
        </w:tc>
        <w:tc>
          <w:tcPr>
            <w:tcW w:w="0" w:type="auto"/>
            <w:noWrap/>
            <w:vAlign w:val="bottom"/>
            <w:hideMark/>
          </w:tcPr>
          <w:p w14:paraId="544107C6" w14:textId="60F5D33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Pr>
                <w:rFonts w:cs="Calibri Light"/>
                <w:b/>
                <w:bCs/>
                <w:color w:val="000000"/>
                <w:sz w:val="16"/>
                <w:szCs w:val="16"/>
              </w:rPr>
              <w:t>0</w:t>
            </w:r>
          </w:p>
        </w:tc>
        <w:tc>
          <w:tcPr>
            <w:tcW w:w="0" w:type="auto"/>
            <w:noWrap/>
            <w:vAlign w:val="bottom"/>
            <w:hideMark/>
          </w:tcPr>
          <w:p w14:paraId="5DD41A95" w14:textId="3627BA2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Pr>
                <w:rFonts w:cs="Calibri Light"/>
                <w:b/>
                <w:bCs/>
                <w:color w:val="000000"/>
                <w:sz w:val="16"/>
                <w:szCs w:val="16"/>
              </w:rPr>
              <w:t>0</w:t>
            </w:r>
          </w:p>
        </w:tc>
        <w:tc>
          <w:tcPr>
            <w:tcW w:w="0" w:type="auto"/>
            <w:noWrap/>
            <w:vAlign w:val="bottom"/>
            <w:hideMark/>
          </w:tcPr>
          <w:p w14:paraId="2D0CB64C" w14:textId="6F2FF93E"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Pr>
                <w:rFonts w:cs="Calibri Light"/>
                <w:b/>
                <w:bCs/>
                <w:color w:val="000000"/>
                <w:sz w:val="16"/>
                <w:szCs w:val="16"/>
              </w:rPr>
              <w:t>0</w:t>
            </w:r>
          </w:p>
        </w:tc>
        <w:tc>
          <w:tcPr>
            <w:tcW w:w="0" w:type="auto"/>
            <w:noWrap/>
            <w:vAlign w:val="bottom"/>
            <w:hideMark/>
          </w:tcPr>
          <w:p w14:paraId="5BBA583A" w14:textId="3C983887"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Pr>
                <w:rFonts w:cs="Calibri Light"/>
                <w:b/>
                <w:bCs/>
                <w:color w:val="000000"/>
                <w:sz w:val="16"/>
                <w:szCs w:val="16"/>
              </w:rPr>
              <w:t>0</w:t>
            </w:r>
          </w:p>
        </w:tc>
      </w:tr>
    </w:tbl>
    <w:p w14:paraId="1CC5D6B3" w14:textId="750EF006" w:rsidR="00567A78" w:rsidRPr="00C01E0A" w:rsidRDefault="00567A78" w:rsidP="00A20127">
      <w:r>
        <w:br w:type="page"/>
      </w:r>
    </w:p>
    <w:p w14:paraId="61B086E8" w14:textId="07E81140" w:rsidR="00DD5F9E" w:rsidRPr="00C01E0A" w:rsidRDefault="008A6BA7" w:rsidP="00DD5F9E">
      <w:pPr>
        <w:pStyle w:val="Tables"/>
      </w:pPr>
      <w:r>
        <w:lastRenderedPageBreak/>
        <w:t>FIGURE 2A.S1. Number of studies in the high-priority areas of Scenario 2A in Kenya, by year of publication.</w:t>
      </w:r>
    </w:p>
    <w:p w14:paraId="12503918" w14:textId="4118AB45" w:rsidR="00425492" w:rsidRPr="00C01E0A" w:rsidRDefault="003C6CC4" w:rsidP="003C6CC4">
      <w:pPr>
        <w:pStyle w:val="image"/>
        <w:rPr>
          <w:noProof w:val="0"/>
        </w:rPr>
      </w:pPr>
      <w:r>
        <w:drawing>
          <wp:inline distT="0" distB="0" distL="0" distR="0" wp14:anchorId="2429491F" wp14:editId="4D98704F">
            <wp:extent cx="6891252" cy="2736000"/>
            <wp:effectExtent l="0" t="0" r="5080" b="7620"/>
            <wp:docPr id="8346421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91252" cy="2736000"/>
                    </a:xfrm>
                    <a:prstGeom prst="rect">
                      <a:avLst/>
                    </a:prstGeom>
                    <a:noFill/>
                    <a:ln>
                      <a:noFill/>
                    </a:ln>
                  </pic:spPr>
                </pic:pic>
              </a:graphicData>
            </a:graphic>
          </wp:inline>
        </w:drawing>
      </w:r>
    </w:p>
    <w:p w14:paraId="4AC0C78C" w14:textId="4010AF6E" w:rsidR="00DD5F9E" w:rsidRPr="00C01E0A" w:rsidRDefault="003E52EA" w:rsidP="003E52EA">
      <w:pPr>
        <w:pStyle w:val="Notes1"/>
        <w:rPr>
          <w:b/>
          <w:iCs w:val="0"/>
        </w:rPr>
      </w:pPr>
      <w:r>
        <w:rPr>
          <w:b/>
          <w:bCs/>
        </w:rPr>
        <w:t>NOTES:</w:t>
      </w:r>
      <w:r>
        <w:t xml:space="preserve"> The figure includes each study used in the analysis for the high-priority areas of Scenario 2A, counted once in the year it was published. A study that reports several sites, seasons or comparisons is counted as one study. The year of publication is not the year the experiment was carried out, which can be several years earlier. </w:t>
      </w:r>
      <w:r>
        <w:rPr>
          <w:b/>
          <w:bCs/>
        </w:rPr>
        <w:t>SOURCE</w:t>
      </w:r>
      <w:r>
        <w:t>: Agroecology Evidence Hub.</w:t>
      </w:r>
      <w:r>
        <w:br w:type="page"/>
      </w:r>
    </w:p>
    <w:p w14:paraId="19C317B2" w14:textId="5B091789" w:rsidR="00310158" w:rsidRPr="00832040" w:rsidRDefault="008A6BA7" w:rsidP="00DD5F9E">
      <w:pPr>
        <w:pStyle w:val="Tables"/>
        <w:rPr>
          <w:b w:val="0"/>
        </w:rPr>
      </w:pPr>
      <w:r>
        <w:lastRenderedPageBreak/>
        <w:t>FIGURE 2A.S2. Number of comparisons and studies by a) food group, b) agroecological or regenerative agricultural (AE/RA) practice, and c) dimensions of farm performance in the high-priority areas of Scenario 2A in Kenya.</w:t>
      </w:r>
    </w:p>
    <w:p w14:paraId="723E89E0" w14:textId="0A882F2F" w:rsidR="00076586" w:rsidRPr="00C01E0A" w:rsidRDefault="00832040" w:rsidP="00310158">
      <w:pPr>
        <w:pStyle w:val="image"/>
        <w:rPr>
          <w:noProof w:val="0"/>
        </w:rPr>
      </w:pPr>
      <w:r>
        <w:drawing>
          <wp:inline distT="0" distB="0" distL="0" distR="0" wp14:anchorId="2C12CF38" wp14:editId="4B2E0D19">
            <wp:extent cx="6859905" cy="3190875"/>
            <wp:effectExtent l="0" t="0" r="0" b="9525"/>
            <wp:docPr id="16056521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59905" cy="3190875"/>
                    </a:xfrm>
                    <a:prstGeom prst="rect">
                      <a:avLst/>
                    </a:prstGeom>
                    <a:noFill/>
                    <a:ln>
                      <a:noFill/>
                    </a:ln>
                  </pic:spPr>
                </pic:pic>
              </a:graphicData>
            </a:graphic>
          </wp:inline>
        </w:drawing>
      </w:r>
    </w:p>
    <w:p w14:paraId="516D316A" w14:textId="7003E70B" w:rsidR="002963EC" w:rsidRPr="00C01E0A" w:rsidRDefault="00076586" w:rsidP="00FA5E83">
      <w:pPr>
        <w:pStyle w:val="Notes1"/>
        <w:rPr>
          <w:b/>
          <w:iCs w:val="0"/>
        </w:rPr>
      </w:pPr>
      <w:r>
        <w:rPr>
          <w:b/>
          <w:bCs/>
        </w:rPr>
        <w:t>NOTES:</w:t>
      </w:r>
      <w:r>
        <w:t xml:space="preserve"> Each bar shows the number of comparisons, with the number of studies in parentheses. Bars are ordered by the number of comparisons. One study can contribute to several bars, so the number of studies in the bars adds up to more than the total number of studies. The same applies to comparisons that test more than one practice, which are counted under each practice. Food groups refer to the crop measured, or to the crops of the system when the outcome is measured at system level. The figure includes all comparisons used in the analysis for the high-priority areas of Scenario 2A, whatever the strength of evidence. </w:t>
      </w:r>
      <w:r>
        <w:rPr>
          <w:b/>
          <w:bCs/>
        </w:rPr>
        <w:t>SOURCE</w:t>
      </w:r>
      <w:r>
        <w:t>: Agroecology Evidence Hub.</w:t>
      </w:r>
      <w:r>
        <w:br w:type="page"/>
      </w:r>
    </w:p>
    <w:p w14:paraId="4643A992" w14:textId="25980C2D" w:rsidR="00D24723" w:rsidRPr="00C01E0A" w:rsidRDefault="00D24723" w:rsidP="006268F5">
      <w:pPr>
        <w:pStyle w:val="Tables"/>
      </w:pPr>
      <w:r>
        <w:lastRenderedPageBreak/>
        <w:t>FIGURE 2A.S3. Effects of all AE/RA practices on eight dimensions of farm performance, by food group, in the high-priority areas of Scenario 2A in Kenya.</w:t>
      </w:r>
    </w:p>
    <w:p w14:paraId="7196A9F5" w14:textId="6B8A3417" w:rsidR="00AB70EC" w:rsidRPr="00C01E0A" w:rsidRDefault="00781A19" w:rsidP="00EF5CE3">
      <w:pPr>
        <w:pStyle w:val="image"/>
        <w:rPr>
          <w:noProof w:val="0"/>
        </w:rPr>
      </w:pPr>
      <w:r>
        <w:drawing>
          <wp:inline distT="0" distB="0" distL="0" distR="0" wp14:anchorId="42CCFE1E" wp14:editId="420AA7D4">
            <wp:extent cx="5724000" cy="9214557"/>
            <wp:effectExtent l="0" t="0" r="0" b="5715"/>
            <wp:docPr id="1209451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4000" cy="9214557"/>
                    </a:xfrm>
                    <a:prstGeom prst="rect">
                      <a:avLst/>
                    </a:prstGeom>
                    <a:noFill/>
                    <a:ln>
                      <a:noFill/>
                    </a:ln>
                  </pic:spPr>
                </pic:pic>
              </a:graphicData>
            </a:graphic>
          </wp:inline>
        </w:drawing>
      </w:r>
    </w:p>
    <w:p w14:paraId="35BDE8E5" w14:textId="117071C5" w:rsidR="00633F07" w:rsidRPr="00C01E0A" w:rsidRDefault="00AB70EC" w:rsidP="00AB70EC">
      <w:pPr>
        <w:pStyle w:val="Notes1"/>
        <w:rPr>
          <w:rFonts w:eastAsiaTheme="minorHAnsi"/>
        </w:rPr>
      </w:pPr>
      <w:r>
        <w:lastRenderedPageBreak/>
        <w:t xml:space="preserve">NOTES: Results for a) cereals, b) pulses and legumes, c) vegetables, d) roots and tubers, and e) nuts and seeds. Each row is an AE/RA practice compared with the conventional practice named in the bold heading above it, and each column is a dimension of farm performance, grouped into farm economy, farm functioning and environment. The percentage in each cell is the share of comparisons in which the AE/RA practice improved that dimension, and n is the number of comparisons. Blue cells show a positive effect (at least 65% of comparisons improved), grey cells a neutral effect (36–64% of comparisons improved) and orange cells a negative effect (35% or fewer comparisons improved). Darker shades show strong evidence (at least 50 comparisons from at least three studies) and lighter shades limited evidence. Empty cells mean that no study measured that dimension. Practices with strong evidence for at least one dimension are also shown in Figure 2A.2. </w:t>
      </w:r>
      <w:r>
        <w:rPr>
          <w:b/>
          <w:bCs/>
        </w:rPr>
        <w:t>SOURCE</w:t>
      </w:r>
      <w:r>
        <w:t>: Agroecology Evidence Hub.</w:t>
      </w:r>
      <w:r>
        <w:br w:type="page"/>
      </w:r>
    </w:p>
    <w:p w14:paraId="5EE5FD8E" w14:textId="5F977DA0" w:rsidR="00E74983" w:rsidRPr="00A020D4" w:rsidRDefault="00E74983" w:rsidP="00E74983">
      <w:pPr>
        <w:pStyle w:val="Tables"/>
        <w:rPr>
          <w:b w:val="0"/>
          <w:bCs/>
        </w:rPr>
      </w:pPr>
      <w:r>
        <w:lastRenderedPageBreak/>
        <w:t xml:space="preserve">TABLE 2A.S3. Effects of organic mulch compared with no mulch on a) cereal productivity, b) soil health in cereal systems, and c) inputs efficiency in cereal systems in the high-priority areas of Scenario 2A in Kenya. </w:t>
      </w:r>
      <w:r>
        <w:rPr>
          <w:b w:val="0"/>
          <w:bCs/>
        </w:rPr>
        <w:t>Positive, neutral and negative comparisons are those in which organic mulch improved, did not change or worsened the outcome compared with fields without mulch. Productivity results are shown by measured crop, and soil health and inputs efficiency results by main crop, in all cases with the companion species, the type of organic mulch and the outcome measured. A missing companion species indicates a sole crop.</w:t>
      </w:r>
    </w:p>
    <w:tbl>
      <w:tblPr>
        <w:tblStyle w:val="ListTable3-Accent1"/>
        <w:tblW w:w="10762" w:type="dxa"/>
        <w:tblLook w:val="04A0" w:firstRow="1" w:lastRow="0" w:firstColumn="1" w:lastColumn="0" w:noHBand="0" w:noVBand="1"/>
      </w:tblPr>
      <w:tblGrid>
        <w:gridCol w:w="869"/>
        <w:gridCol w:w="1066"/>
        <w:gridCol w:w="1770"/>
        <w:gridCol w:w="1010"/>
        <w:gridCol w:w="685"/>
        <w:gridCol w:w="1052"/>
        <w:gridCol w:w="1041"/>
        <w:gridCol w:w="1035"/>
        <w:gridCol w:w="1084"/>
        <w:gridCol w:w="1151"/>
      </w:tblGrid>
      <w:tr w:rsidR="00BD7350" w:rsidRPr="00C01E0A" w14:paraId="6A0BC124" w14:textId="77777777" w:rsidTr="007C6A4D">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762" w:type="dxa"/>
            <w:gridSpan w:val="10"/>
            <w:noWrap/>
            <w:hideMark/>
          </w:tcPr>
          <w:p w14:paraId="6E8B1E06" w14:textId="46059050" w:rsidR="00BD7350" w:rsidRPr="00C01E0A" w:rsidRDefault="00BD7350" w:rsidP="0056635C">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a) Cereal productivity, by measured crop, companion species, type of organic mulch, and outcome measured.</w:t>
            </w:r>
          </w:p>
        </w:tc>
      </w:tr>
      <w:tr w:rsidR="00BD7350" w:rsidRPr="00C01E0A" w14:paraId="5589DA12"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FFD70BF" w14:textId="77777777" w:rsidR="00BD7350" w:rsidRPr="00C01E0A" w:rsidRDefault="00BD7350"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1066" w:type="dxa"/>
            <w:noWrap/>
            <w:hideMark/>
          </w:tcPr>
          <w:p w14:paraId="18DB341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770" w:type="dxa"/>
            <w:noWrap/>
            <w:hideMark/>
          </w:tcPr>
          <w:p w14:paraId="2C6A34F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Organic mulch</w:t>
            </w:r>
          </w:p>
        </w:tc>
        <w:tc>
          <w:tcPr>
            <w:tcW w:w="1010" w:type="dxa"/>
            <w:noWrap/>
            <w:hideMark/>
          </w:tcPr>
          <w:p w14:paraId="017FB7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685" w:type="dxa"/>
            <w:noWrap/>
            <w:hideMark/>
          </w:tcPr>
          <w:p w14:paraId="1BB1C72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052" w:type="dxa"/>
            <w:noWrap/>
            <w:hideMark/>
          </w:tcPr>
          <w:p w14:paraId="0E31498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041" w:type="dxa"/>
            <w:noWrap/>
            <w:hideMark/>
          </w:tcPr>
          <w:p w14:paraId="13DFA8A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035" w:type="dxa"/>
            <w:noWrap/>
            <w:hideMark/>
          </w:tcPr>
          <w:p w14:paraId="0655417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84" w:type="dxa"/>
            <w:noWrap/>
            <w:hideMark/>
          </w:tcPr>
          <w:p w14:paraId="0FBCE53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151" w:type="dxa"/>
            <w:noWrap/>
            <w:hideMark/>
          </w:tcPr>
          <w:p w14:paraId="5CB2E1B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BD7350" w:rsidRPr="00C01E0A" w14:paraId="169FF3A0"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47FC9B2"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66" w:type="dxa"/>
            <w:noWrap/>
            <w:hideMark/>
          </w:tcPr>
          <w:p w14:paraId="55696D6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4896198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(Other Materials)</w:t>
            </w:r>
          </w:p>
        </w:tc>
        <w:tc>
          <w:tcPr>
            <w:tcW w:w="1010" w:type="dxa"/>
            <w:noWrap/>
            <w:hideMark/>
          </w:tcPr>
          <w:p w14:paraId="415E0A1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85" w:type="dxa"/>
            <w:noWrap/>
            <w:hideMark/>
          </w:tcPr>
          <w:p w14:paraId="4FB6CB9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32ADE7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32</w:t>
            </w:r>
          </w:p>
        </w:tc>
        <w:tc>
          <w:tcPr>
            <w:tcW w:w="1041" w:type="dxa"/>
            <w:noWrap/>
            <w:hideMark/>
          </w:tcPr>
          <w:p w14:paraId="549DC70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35" w:type="dxa"/>
            <w:noWrap/>
            <w:hideMark/>
          </w:tcPr>
          <w:p w14:paraId="43E9B9C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7887E2E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22</w:t>
            </w:r>
          </w:p>
        </w:tc>
        <w:tc>
          <w:tcPr>
            <w:tcW w:w="1151" w:type="dxa"/>
            <w:noWrap/>
            <w:hideMark/>
          </w:tcPr>
          <w:p w14:paraId="10187DD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31</w:t>
            </w:r>
          </w:p>
        </w:tc>
      </w:tr>
      <w:tr w:rsidR="00BD7350" w:rsidRPr="00C01E0A" w14:paraId="4E77EE7E"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1521127"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66" w:type="dxa"/>
            <w:noWrap/>
            <w:hideMark/>
          </w:tcPr>
          <w:p w14:paraId="1468B85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1074E42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10" w:type="dxa"/>
            <w:noWrap/>
            <w:hideMark/>
          </w:tcPr>
          <w:p w14:paraId="6F60AFD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685" w:type="dxa"/>
            <w:noWrap/>
            <w:hideMark/>
          </w:tcPr>
          <w:p w14:paraId="6B477E0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30BA12E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41" w:type="dxa"/>
            <w:noWrap/>
            <w:hideMark/>
          </w:tcPr>
          <w:p w14:paraId="6D75063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5" w:type="dxa"/>
            <w:noWrap/>
            <w:hideMark/>
          </w:tcPr>
          <w:p w14:paraId="3D7BFF9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5909F44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6DED94F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BD7350" w:rsidRPr="00C01E0A" w14:paraId="6EFB902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A0524DF"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66" w:type="dxa"/>
            <w:noWrap/>
            <w:hideMark/>
          </w:tcPr>
          <w:p w14:paraId="62647BB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43EA18B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10" w:type="dxa"/>
            <w:noWrap/>
            <w:hideMark/>
          </w:tcPr>
          <w:p w14:paraId="06C399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85" w:type="dxa"/>
            <w:noWrap/>
            <w:hideMark/>
          </w:tcPr>
          <w:p w14:paraId="18D8F62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52" w:type="dxa"/>
            <w:noWrap/>
            <w:hideMark/>
          </w:tcPr>
          <w:p w14:paraId="5667C14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18</w:t>
            </w:r>
          </w:p>
        </w:tc>
        <w:tc>
          <w:tcPr>
            <w:tcW w:w="1041" w:type="dxa"/>
            <w:noWrap/>
            <w:hideMark/>
          </w:tcPr>
          <w:p w14:paraId="656DD65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13</w:t>
            </w:r>
          </w:p>
        </w:tc>
        <w:tc>
          <w:tcPr>
            <w:tcW w:w="1035" w:type="dxa"/>
            <w:noWrap/>
            <w:hideMark/>
          </w:tcPr>
          <w:p w14:paraId="41C3DD5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120FD68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w:t>
            </w:r>
          </w:p>
        </w:tc>
        <w:tc>
          <w:tcPr>
            <w:tcW w:w="1151" w:type="dxa"/>
            <w:noWrap/>
            <w:hideMark/>
          </w:tcPr>
          <w:p w14:paraId="04A5FD8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72</w:t>
            </w:r>
          </w:p>
        </w:tc>
      </w:tr>
      <w:tr w:rsidR="00BD7350" w:rsidRPr="00C01E0A" w14:paraId="4C3D5BE4"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3D7561B"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66" w:type="dxa"/>
            <w:noWrap/>
            <w:hideMark/>
          </w:tcPr>
          <w:p w14:paraId="370F2D8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Crotalaria ochroleuca</w:t>
            </w:r>
          </w:p>
        </w:tc>
        <w:tc>
          <w:tcPr>
            <w:tcW w:w="1770" w:type="dxa"/>
            <w:noWrap/>
            <w:hideMark/>
          </w:tcPr>
          <w:p w14:paraId="5C52D7E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 fixing)</w:t>
            </w:r>
          </w:p>
        </w:tc>
        <w:tc>
          <w:tcPr>
            <w:tcW w:w="1010" w:type="dxa"/>
            <w:noWrap/>
            <w:hideMark/>
          </w:tcPr>
          <w:p w14:paraId="7131B1C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685" w:type="dxa"/>
            <w:noWrap/>
            <w:hideMark/>
          </w:tcPr>
          <w:p w14:paraId="1A7DF8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6DB73FE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41" w:type="dxa"/>
            <w:noWrap/>
            <w:hideMark/>
          </w:tcPr>
          <w:p w14:paraId="2A1C5D5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35" w:type="dxa"/>
            <w:noWrap/>
            <w:hideMark/>
          </w:tcPr>
          <w:p w14:paraId="1D3577F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27493D9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51" w:type="dxa"/>
            <w:noWrap/>
            <w:hideMark/>
          </w:tcPr>
          <w:p w14:paraId="3FCD90E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BD7350" w:rsidRPr="00C01E0A" w14:paraId="41EA26F3"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8FB0F78"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66" w:type="dxa"/>
            <w:noWrap/>
            <w:hideMark/>
          </w:tcPr>
          <w:p w14:paraId="028D600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Velvet Bean</w:t>
            </w:r>
          </w:p>
        </w:tc>
        <w:tc>
          <w:tcPr>
            <w:tcW w:w="1770" w:type="dxa"/>
            <w:noWrap/>
            <w:hideMark/>
          </w:tcPr>
          <w:p w14:paraId="04AA134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 fixing)</w:t>
            </w:r>
          </w:p>
        </w:tc>
        <w:tc>
          <w:tcPr>
            <w:tcW w:w="1010" w:type="dxa"/>
            <w:noWrap/>
            <w:hideMark/>
          </w:tcPr>
          <w:p w14:paraId="0BB1AA9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685" w:type="dxa"/>
            <w:noWrap/>
            <w:hideMark/>
          </w:tcPr>
          <w:p w14:paraId="39EA24A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668C37D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41" w:type="dxa"/>
            <w:noWrap/>
            <w:hideMark/>
          </w:tcPr>
          <w:p w14:paraId="2C480A8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35" w:type="dxa"/>
            <w:noWrap/>
            <w:hideMark/>
          </w:tcPr>
          <w:p w14:paraId="62C7BBF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23821EE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51" w:type="dxa"/>
            <w:noWrap/>
            <w:hideMark/>
          </w:tcPr>
          <w:p w14:paraId="51E7BA7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BD7350" w:rsidRPr="00C01E0A" w14:paraId="1BD7BA13"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EE5147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66" w:type="dxa"/>
            <w:noWrap/>
            <w:hideMark/>
          </w:tcPr>
          <w:p w14:paraId="454DF6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5AF8BF0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 fixing)</w:t>
            </w:r>
          </w:p>
        </w:tc>
        <w:tc>
          <w:tcPr>
            <w:tcW w:w="1010" w:type="dxa"/>
            <w:noWrap/>
            <w:hideMark/>
          </w:tcPr>
          <w:p w14:paraId="13C5BC7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85" w:type="dxa"/>
            <w:noWrap/>
            <w:hideMark/>
          </w:tcPr>
          <w:p w14:paraId="23DC3FA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5381DCE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36</w:t>
            </w:r>
          </w:p>
        </w:tc>
        <w:tc>
          <w:tcPr>
            <w:tcW w:w="1041" w:type="dxa"/>
            <w:noWrap/>
            <w:hideMark/>
          </w:tcPr>
          <w:p w14:paraId="380371F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33</w:t>
            </w:r>
          </w:p>
        </w:tc>
        <w:tc>
          <w:tcPr>
            <w:tcW w:w="1035" w:type="dxa"/>
            <w:noWrap/>
            <w:hideMark/>
          </w:tcPr>
          <w:p w14:paraId="7737DC7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35124D0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151" w:type="dxa"/>
            <w:noWrap/>
            <w:hideMark/>
          </w:tcPr>
          <w:p w14:paraId="1A21C03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92</w:t>
            </w:r>
          </w:p>
        </w:tc>
      </w:tr>
      <w:tr w:rsidR="00BD7350" w:rsidRPr="00C01E0A" w14:paraId="0E0462A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3E0A384E"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66" w:type="dxa"/>
            <w:noWrap/>
            <w:hideMark/>
          </w:tcPr>
          <w:p w14:paraId="291ED42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Crotalaria ochroleuca</w:t>
            </w:r>
          </w:p>
        </w:tc>
        <w:tc>
          <w:tcPr>
            <w:tcW w:w="1770" w:type="dxa"/>
            <w:noWrap/>
            <w:hideMark/>
          </w:tcPr>
          <w:p w14:paraId="1EBE223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 fixing)</w:t>
            </w:r>
          </w:p>
        </w:tc>
        <w:tc>
          <w:tcPr>
            <w:tcW w:w="1010" w:type="dxa"/>
            <w:noWrap/>
            <w:hideMark/>
          </w:tcPr>
          <w:p w14:paraId="7F3301A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85" w:type="dxa"/>
            <w:noWrap/>
            <w:hideMark/>
          </w:tcPr>
          <w:p w14:paraId="62D3388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5C2DBE8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41" w:type="dxa"/>
            <w:noWrap/>
            <w:hideMark/>
          </w:tcPr>
          <w:p w14:paraId="61F2650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35" w:type="dxa"/>
            <w:noWrap/>
            <w:hideMark/>
          </w:tcPr>
          <w:p w14:paraId="2B1ABBA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3B9D9D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28B6F5E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BD7350" w:rsidRPr="00C01E0A" w14:paraId="194365BF"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949824C"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66" w:type="dxa"/>
            <w:noWrap/>
            <w:hideMark/>
          </w:tcPr>
          <w:p w14:paraId="7418917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Velvet Bean</w:t>
            </w:r>
          </w:p>
        </w:tc>
        <w:tc>
          <w:tcPr>
            <w:tcW w:w="1770" w:type="dxa"/>
            <w:noWrap/>
            <w:hideMark/>
          </w:tcPr>
          <w:p w14:paraId="6D90BB9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 fixing)</w:t>
            </w:r>
          </w:p>
        </w:tc>
        <w:tc>
          <w:tcPr>
            <w:tcW w:w="1010" w:type="dxa"/>
            <w:noWrap/>
            <w:hideMark/>
          </w:tcPr>
          <w:p w14:paraId="6478C54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85" w:type="dxa"/>
            <w:noWrap/>
            <w:hideMark/>
          </w:tcPr>
          <w:p w14:paraId="0835FF2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1A8A4F6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41" w:type="dxa"/>
            <w:noWrap/>
            <w:hideMark/>
          </w:tcPr>
          <w:p w14:paraId="4714691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35" w:type="dxa"/>
            <w:noWrap/>
            <w:hideMark/>
          </w:tcPr>
          <w:p w14:paraId="7510BFA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1E94F56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151" w:type="dxa"/>
            <w:noWrap/>
            <w:hideMark/>
          </w:tcPr>
          <w:p w14:paraId="53986AB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25</w:t>
            </w:r>
          </w:p>
        </w:tc>
      </w:tr>
      <w:tr w:rsidR="00BD7350" w:rsidRPr="00C01E0A" w14:paraId="1A765BC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9A313BF"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66" w:type="dxa"/>
            <w:noWrap/>
            <w:hideMark/>
          </w:tcPr>
          <w:p w14:paraId="10396B8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w:t>
            </w:r>
          </w:p>
        </w:tc>
        <w:tc>
          <w:tcPr>
            <w:tcW w:w="1770" w:type="dxa"/>
            <w:noWrap/>
            <w:hideMark/>
          </w:tcPr>
          <w:p w14:paraId="05DF6F38" w14:textId="0BE9CBE1"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(Non-N fixing)</w:t>
            </w:r>
          </w:p>
        </w:tc>
        <w:tc>
          <w:tcPr>
            <w:tcW w:w="1010" w:type="dxa"/>
            <w:noWrap/>
            <w:hideMark/>
          </w:tcPr>
          <w:p w14:paraId="67BA61E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685" w:type="dxa"/>
            <w:noWrap/>
            <w:hideMark/>
          </w:tcPr>
          <w:p w14:paraId="744ABB5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72023CC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1" w:type="dxa"/>
            <w:noWrap/>
            <w:hideMark/>
          </w:tcPr>
          <w:p w14:paraId="5AE219B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5" w:type="dxa"/>
            <w:noWrap/>
            <w:hideMark/>
          </w:tcPr>
          <w:p w14:paraId="2F01A50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6D25AB3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51" w:type="dxa"/>
            <w:noWrap/>
            <w:hideMark/>
          </w:tcPr>
          <w:p w14:paraId="5925CEA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BD7350" w:rsidRPr="00C01E0A" w14:paraId="4A3BD3B1"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9AC8D9B"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66" w:type="dxa"/>
            <w:noWrap/>
            <w:hideMark/>
          </w:tcPr>
          <w:p w14:paraId="7BC14DB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41D07B71" w14:textId="770EA651"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(Non-N fixing)</w:t>
            </w:r>
          </w:p>
        </w:tc>
        <w:tc>
          <w:tcPr>
            <w:tcW w:w="1010" w:type="dxa"/>
            <w:noWrap/>
            <w:hideMark/>
          </w:tcPr>
          <w:p w14:paraId="761C7CF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85" w:type="dxa"/>
            <w:noWrap/>
            <w:hideMark/>
          </w:tcPr>
          <w:p w14:paraId="3DF3AEB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52" w:type="dxa"/>
            <w:noWrap/>
            <w:hideMark/>
          </w:tcPr>
          <w:p w14:paraId="4882239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58</w:t>
            </w:r>
          </w:p>
        </w:tc>
        <w:tc>
          <w:tcPr>
            <w:tcW w:w="1041" w:type="dxa"/>
            <w:noWrap/>
            <w:hideMark/>
          </w:tcPr>
          <w:p w14:paraId="439CC09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37</w:t>
            </w:r>
          </w:p>
        </w:tc>
        <w:tc>
          <w:tcPr>
            <w:tcW w:w="1035" w:type="dxa"/>
            <w:noWrap/>
            <w:hideMark/>
          </w:tcPr>
          <w:p w14:paraId="6F94F4B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407CC92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21</w:t>
            </w:r>
          </w:p>
        </w:tc>
        <w:tc>
          <w:tcPr>
            <w:tcW w:w="1151" w:type="dxa"/>
            <w:noWrap/>
            <w:hideMark/>
          </w:tcPr>
          <w:p w14:paraId="0E3CB6C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64</w:t>
            </w:r>
          </w:p>
        </w:tc>
      </w:tr>
      <w:tr w:rsidR="00BD7350" w:rsidRPr="00C01E0A" w14:paraId="6DA673C4"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7435156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66" w:type="dxa"/>
            <w:noWrap/>
            <w:hideMark/>
          </w:tcPr>
          <w:p w14:paraId="3381E92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w:t>
            </w:r>
          </w:p>
        </w:tc>
        <w:tc>
          <w:tcPr>
            <w:tcW w:w="1770" w:type="dxa"/>
            <w:noWrap/>
            <w:hideMark/>
          </w:tcPr>
          <w:p w14:paraId="19DB535E" w14:textId="28391D84"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(Non-N fixing)</w:t>
            </w:r>
          </w:p>
        </w:tc>
        <w:tc>
          <w:tcPr>
            <w:tcW w:w="1010" w:type="dxa"/>
            <w:noWrap/>
            <w:hideMark/>
          </w:tcPr>
          <w:p w14:paraId="0E1A05D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85" w:type="dxa"/>
            <w:noWrap/>
            <w:hideMark/>
          </w:tcPr>
          <w:p w14:paraId="175E77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1E0FA98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1" w:type="dxa"/>
            <w:noWrap/>
            <w:hideMark/>
          </w:tcPr>
          <w:p w14:paraId="59E8981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5" w:type="dxa"/>
            <w:noWrap/>
            <w:hideMark/>
          </w:tcPr>
          <w:p w14:paraId="4B2036C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2DE12FA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51" w:type="dxa"/>
            <w:noWrap/>
            <w:hideMark/>
          </w:tcPr>
          <w:p w14:paraId="32EDF39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BD7350" w:rsidRPr="00C01E0A" w14:paraId="6A372711"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5B421D6"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66" w:type="dxa"/>
            <w:noWrap/>
            <w:hideMark/>
          </w:tcPr>
          <w:p w14:paraId="0A82DD7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597800F1" w14:textId="2FFE817D"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Mulched (Non-N fixing)</w:t>
            </w:r>
          </w:p>
        </w:tc>
        <w:tc>
          <w:tcPr>
            <w:tcW w:w="1010" w:type="dxa"/>
            <w:noWrap/>
            <w:hideMark/>
          </w:tcPr>
          <w:p w14:paraId="6BC8F30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685" w:type="dxa"/>
            <w:noWrap/>
            <w:hideMark/>
          </w:tcPr>
          <w:p w14:paraId="1720D08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60EBA0B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41" w:type="dxa"/>
            <w:noWrap/>
            <w:hideMark/>
          </w:tcPr>
          <w:p w14:paraId="4A8204C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35" w:type="dxa"/>
            <w:noWrap/>
            <w:hideMark/>
          </w:tcPr>
          <w:p w14:paraId="78FEB7E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5EE3440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4FB4E80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BD7350" w:rsidRPr="00C01E0A" w14:paraId="0FA55E8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0E2AA0A"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66" w:type="dxa"/>
            <w:noWrap/>
            <w:hideMark/>
          </w:tcPr>
          <w:p w14:paraId="72A22CE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52A2847F" w14:textId="11955CB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Mulched (Non-N fixing)</w:t>
            </w:r>
          </w:p>
        </w:tc>
        <w:tc>
          <w:tcPr>
            <w:tcW w:w="1010" w:type="dxa"/>
            <w:noWrap/>
            <w:hideMark/>
          </w:tcPr>
          <w:p w14:paraId="3FC1D47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85" w:type="dxa"/>
            <w:noWrap/>
            <w:hideMark/>
          </w:tcPr>
          <w:p w14:paraId="0A012C1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6A04DA5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41" w:type="dxa"/>
            <w:noWrap/>
            <w:hideMark/>
          </w:tcPr>
          <w:p w14:paraId="5739756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5" w:type="dxa"/>
            <w:noWrap/>
            <w:hideMark/>
          </w:tcPr>
          <w:p w14:paraId="525AC26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84" w:type="dxa"/>
            <w:noWrap/>
            <w:hideMark/>
          </w:tcPr>
          <w:p w14:paraId="7EE16B5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28DF0A9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BD7350" w:rsidRPr="00C01E0A" w14:paraId="67F45FD9"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628329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Wheat</w:t>
            </w:r>
          </w:p>
        </w:tc>
        <w:tc>
          <w:tcPr>
            <w:tcW w:w="1066" w:type="dxa"/>
            <w:noWrap/>
            <w:hideMark/>
          </w:tcPr>
          <w:p w14:paraId="5F28B02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36F9B87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10" w:type="dxa"/>
            <w:noWrap/>
            <w:hideMark/>
          </w:tcPr>
          <w:p w14:paraId="25262B8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685" w:type="dxa"/>
            <w:noWrap/>
            <w:hideMark/>
          </w:tcPr>
          <w:p w14:paraId="445FED3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2F1D6D9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1041" w:type="dxa"/>
            <w:noWrap/>
            <w:hideMark/>
          </w:tcPr>
          <w:p w14:paraId="1703172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11</w:t>
            </w:r>
          </w:p>
        </w:tc>
        <w:tc>
          <w:tcPr>
            <w:tcW w:w="1035" w:type="dxa"/>
            <w:noWrap/>
            <w:hideMark/>
          </w:tcPr>
          <w:p w14:paraId="6C9CC57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5550D8F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51" w:type="dxa"/>
            <w:noWrap/>
            <w:hideMark/>
          </w:tcPr>
          <w:p w14:paraId="19A19C4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92</w:t>
            </w:r>
          </w:p>
        </w:tc>
      </w:tr>
      <w:tr w:rsidR="00BD7350" w:rsidRPr="00C01E0A" w14:paraId="0093224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50DF9CD"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Wheat</w:t>
            </w:r>
          </w:p>
        </w:tc>
        <w:tc>
          <w:tcPr>
            <w:tcW w:w="1066" w:type="dxa"/>
            <w:noWrap/>
            <w:hideMark/>
          </w:tcPr>
          <w:p w14:paraId="2434EB8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1D3BE9B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10" w:type="dxa"/>
            <w:noWrap/>
            <w:hideMark/>
          </w:tcPr>
          <w:p w14:paraId="1E81E54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85" w:type="dxa"/>
            <w:noWrap/>
            <w:hideMark/>
          </w:tcPr>
          <w:p w14:paraId="7844A4E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7C78591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1041" w:type="dxa"/>
            <w:noWrap/>
            <w:hideMark/>
          </w:tcPr>
          <w:p w14:paraId="2FFF83C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1035" w:type="dxa"/>
            <w:noWrap/>
            <w:hideMark/>
          </w:tcPr>
          <w:p w14:paraId="786F45D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5FD6BC5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4C0540C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BD7350" w:rsidRPr="00C01E0A" w14:paraId="2C3AB4B8"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797E886"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Wheat</w:t>
            </w:r>
          </w:p>
        </w:tc>
        <w:tc>
          <w:tcPr>
            <w:tcW w:w="1066" w:type="dxa"/>
            <w:noWrap/>
            <w:hideMark/>
          </w:tcPr>
          <w:p w14:paraId="09C01C8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2A12F65E" w14:textId="6C0AE3A4"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(Non-N fixing)</w:t>
            </w:r>
          </w:p>
        </w:tc>
        <w:tc>
          <w:tcPr>
            <w:tcW w:w="1010" w:type="dxa"/>
            <w:noWrap/>
            <w:hideMark/>
          </w:tcPr>
          <w:p w14:paraId="3482406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685" w:type="dxa"/>
            <w:noWrap/>
            <w:hideMark/>
          </w:tcPr>
          <w:p w14:paraId="03ECFC0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358E7E5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41" w:type="dxa"/>
            <w:noWrap/>
            <w:hideMark/>
          </w:tcPr>
          <w:p w14:paraId="36928CB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5" w:type="dxa"/>
            <w:noWrap/>
            <w:hideMark/>
          </w:tcPr>
          <w:p w14:paraId="2F2E13D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15BAF4A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40482ED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BD7350" w:rsidRPr="00C01E0A" w14:paraId="69CF781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333C7EA"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Wheat</w:t>
            </w:r>
          </w:p>
        </w:tc>
        <w:tc>
          <w:tcPr>
            <w:tcW w:w="1066" w:type="dxa"/>
            <w:noWrap/>
            <w:hideMark/>
          </w:tcPr>
          <w:p w14:paraId="54894A6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31F73412" w14:textId="46844F4D"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(Non-N fixing)</w:t>
            </w:r>
          </w:p>
        </w:tc>
        <w:tc>
          <w:tcPr>
            <w:tcW w:w="1010" w:type="dxa"/>
            <w:noWrap/>
            <w:hideMark/>
          </w:tcPr>
          <w:p w14:paraId="73955F4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85" w:type="dxa"/>
            <w:noWrap/>
            <w:hideMark/>
          </w:tcPr>
          <w:p w14:paraId="4475A86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70CA171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41" w:type="dxa"/>
            <w:noWrap/>
            <w:hideMark/>
          </w:tcPr>
          <w:p w14:paraId="13E5870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5" w:type="dxa"/>
            <w:noWrap/>
            <w:hideMark/>
          </w:tcPr>
          <w:p w14:paraId="677918B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2BB5044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5A72310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BD7350" w:rsidRPr="00C01E0A" w14:paraId="3FA772A4"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762" w:type="dxa"/>
            <w:gridSpan w:val="10"/>
            <w:shd w:val="clear" w:color="auto" w:fill="156082" w:themeFill="accent1"/>
            <w:noWrap/>
            <w:hideMark/>
          </w:tcPr>
          <w:p w14:paraId="750443BC" w14:textId="41A92BC7" w:rsidR="00BD7350" w:rsidRPr="00C01E0A" w:rsidRDefault="00BD7350" w:rsidP="0056635C">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b) Soil health in cereal systems, by main crop, companion species, type of organic mulch, and outcome measured.</w:t>
            </w:r>
          </w:p>
        </w:tc>
      </w:tr>
      <w:tr w:rsidR="00BD7350" w:rsidRPr="00C01E0A" w14:paraId="499E8AA0"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5E5D46C"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Main crop</w:t>
            </w:r>
          </w:p>
        </w:tc>
        <w:tc>
          <w:tcPr>
            <w:tcW w:w="1066" w:type="dxa"/>
            <w:noWrap/>
            <w:hideMark/>
          </w:tcPr>
          <w:p w14:paraId="2D12FAB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770" w:type="dxa"/>
            <w:noWrap/>
            <w:hideMark/>
          </w:tcPr>
          <w:p w14:paraId="4C29234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Organic mulch</w:t>
            </w:r>
          </w:p>
        </w:tc>
        <w:tc>
          <w:tcPr>
            <w:tcW w:w="1010" w:type="dxa"/>
            <w:noWrap/>
            <w:hideMark/>
          </w:tcPr>
          <w:p w14:paraId="613A809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685" w:type="dxa"/>
            <w:noWrap/>
            <w:hideMark/>
          </w:tcPr>
          <w:p w14:paraId="1C63934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052" w:type="dxa"/>
            <w:noWrap/>
            <w:hideMark/>
          </w:tcPr>
          <w:p w14:paraId="331682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041" w:type="dxa"/>
            <w:noWrap/>
            <w:hideMark/>
          </w:tcPr>
          <w:p w14:paraId="01A4FB8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035" w:type="dxa"/>
            <w:noWrap/>
            <w:hideMark/>
          </w:tcPr>
          <w:p w14:paraId="3151D94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84" w:type="dxa"/>
            <w:noWrap/>
            <w:hideMark/>
          </w:tcPr>
          <w:p w14:paraId="2C089E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151" w:type="dxa"/>
            <w:noWrap/>
            <w:hideMark/>
          </w:tcPr>
          <w:p w14:paraId="61C1246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BD7350" w:rsidRPr="00C01E0A" w14:paraId="0A495FE5"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2390061" w14:textId="77777777" w:rsidR="00BD7350" w:rsidRPr="00C01E0A" w:rsidRDefault="00BD7350"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066" w:type="dxa"/>
            <w:noWrap/>
            <w:hideMark/>
          </w:tcPr>
          <w:p w14:paraId="3FD0646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38A985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10" w:type="dxa"/>
            <w:noWrap/>
            <w:hideMark/>
          </w:tcPr>
          <w:p w14:paraId="5A778D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Runoff</w:t>
            </w:r>
          </w:p>
        </w:tc>
        <w:tc>
          <w:tcPr>
            <w:tcW w:w="685" w:type="dxa"/>
            <w:noWrap/>
            <w:hideMark/>
          </w:tcPr>
          <w:p w14:paraId="37806EA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552162A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41" w:type="dxa"/>
            <w:noWrap/>
            <w:hideMark/>
          </w:tcPr>
          <w:p w14:paraId="7CD312D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35" w:type="dxa"/>
            <w:noWrap/>
            <w:hideMark/>
          </w:tcPr>
          <w:p w14:paraId="488677F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69B5A2B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7830FC3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BD7350" w:rsidRPr="00C01E0A" w14:paraId="0BAD9A5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3BF07C6E" w14:textId="77777777" w:rsidR="00BD7350" w:rsidRPr="00C01E0A" w:rsidRDefault="00BD7350"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066" w:type="dxa"/>
            <w:noWrap/>
            <w:hideMark/>
          </w:tcPr>
          <w:p w14:paraId="13E2503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6C2B458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10" w:type="dxa"/>
            <w:noWrap/>
            <w:hideMark/>
          </w:tcPr>
          <w:p w14:paraId="53177B8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685" w:type="dxa"/>
            <w:noWrap/>
            <w:hideMark/>
          </w:tcPr>
          <w:p w14:paraId="46EAAD1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33FFAE1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41" w:type="dxa"/>
            <w:noWrap/>
            <w:hideMark/>
          </w:tcPr>
          <w:p w14:paraId="72C6748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5" w:type="dxa"/>
            <w:noWrap/>
            <w:hideMark/>
          </w:tcPr>
          <w:p w14:paraId="4272616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390E680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151" w:type="dxa"/>
            <w:noWrap/>
            <w:hideMark/>
          </w:tcPr>
          <w:p w14:paraId="78B9D1A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BD7350" w:rsidRPr="00C01E0A" w14:paraId="53BA578F"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E07A466" w14:textId="77777777" w:rsidR="00BD7350" w:rsidRPr="00C01E0A" w:rsidRDefault="00BD7350"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066" w:type="dxa"/>
            <w:noWrap/>
            <w:hideMark/>
          </w:tcPr>
          <w:p w14:paraId="263AA2E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3287C36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10" w:type="dxa"/>
            <w:noWrap/>
            <w:hideMark/>
          </w:tcPr>
          <w:p w14:paraId="1D5FC6D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685" w:type="dxa"/>
            <w:noWrap/>
            <w:hideMark/>
          </w:tcPr>
          <w:p w14:paraId="7E5D0FE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5339232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41" w:type="dxa"/>
            <w:noWrap/>
            <w:hideMark/>
          </w:tcPr>
          <w:p w14:paraId="5205AAF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5" w:type="dxa"/>
            <w:noWrap/>
            <w:hideMark/>
          </w:tcPr>
          <w:p w14:paraId="3E7D8B5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71587EB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151" w:type="dxa"/>
            <w:noWrap/>
            <w:hideMark/>
          </w:tcPr>
          <w:p w14:paraId="6B02566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BD7350" w:rsidRPr="00C01E0A" w14:paraId="3B116CC6"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EBDD933" w14:textId="77777777" w:rsidR="00BD7350" w:rsidRPr="00C01E0A" w:rsidRDefault="00BD7350"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066" w:type="dxa"/>
            <w:noWrap/>
            <w:hideMark/>
          </w:tcPr>
          <w:p w14:paraId="4442419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3CDBCD79" w14:textId="6140163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Mulched (Non-N fixing)</w:t>
            </w:r>
          </w:p>
        </w:tc>
        <w:tc>
          <w:tcPr>
            <w:tcW w:w="1010" w:type="dxa"/>
            <w:noWrap/>
            <w:hideMark/>
          </w:tcPr>
          <w:p w14:paraId="57665F9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685" w:type="dxa"/>
            <w:noWrap/>
            <w:hideMark/>
          </w:tcPr>
          <w:p w14:paraId="0D6E0C6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51DDCDF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41" w:type="dxa"/>
            <w:noWrap/>
            <w:hideMark/>
          </w:tcPr>
          <w:p w14:paraId="45343A3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35" w:type="dxa"/>
            <w:noWrap/>
            <w:hideMark/>
          </w:tcPr>
          <w:p w14:paraId="7FA9A7D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2A97EF5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21C5C48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BD7350" w:rsidRPr="00C01E0A" w14:paraId="00F22BE6"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686B9D4" w14:textId="77777777" w:rsidR="00BD7350" w:rsidRPr="00C01E0A" w:rsidRDefault="00BD7350"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066" w:type="dxa"/>
            <w:noWrap/>
            <w:hideMark/>
          </w:tcPr>
          <w:p w14:paraId="1993C1F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54844923" w14:textId="2BC5C8D2"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Mulched (Non-N fixing)</w:t>
            </w:r>
          </w:p>
        </w:tc>
        <w:tc>
          <w:tcPr>
            <w:tcW w:w="1010" w:type="dxa"/>
            <w:noWrap/>
            <w:hideMark/>
          </w:tcPr>
          <w:p w14:paraId="71F6B6F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685" w:type="dxa"/>
            <w:noWrap/>
            <w:hideMark/>
          </w:tcPr>
          <w:p w14:paraId="20D5966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3CF8506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41" w:type="dxa"/>
            <w:noWrap/>
            <w:hideMark/>
          </w:tcPr>
          <w:p w14:paraId="1D3053F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35" w:type="dxa"/>
            <w:noWrap/>
            <w:hideMark/>
          </w:tcPr>
          <w:p w14:paraId="6212AD9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019B02F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32CD16D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BD7350" w:rsidRPr="00C01E0A" w14:paraId="5503C4F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58AC3D9" w14:textId="77777777" w:rsidR="00BD7350" w:rsidRPr="00C01E0A" w:rsidRDefault="00BD7350"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Wheat</w:t>
            </w:r>
          </w:p>
        </w:tc>
        <w:tc>
          <w:tcPr>
            <w:tcW w:w="1066" w:type="dxa"/>
            <w:noWrap/>
            <w:hideMark/>
          </w:tcPr>
          <w:p w14:paraId="1788414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613C00A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10" w:type="dxa"/>
            <w:noWrap/>
            <w:hideMark/>
          </w:tcPr>
          <w:p w14:paraId="55F2D12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685" w:type="dxa"/>
            <w:noWrap/>
            <w:hideMark/>
          </w:tcPr>
          <w:p w14:paraId="5F4F8D8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09F465C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41" w:type="dxa"/>
            <w:noWrap/>
            <w:hideMark/>
          </w:tcPr>
          <w:p w14:paraId="7FF0796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35" w:type="dxa"/>
            <w:noWrap/>
            <w:hideMark/>
          </w:tcPr>
          <w:p w14:paraId="476F1C0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0C93BCE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1AC364E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BD7350" w:rsidRPr="00C01E0A" w14:paraId="577060FE"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CA83504" w14:textId="77777777" w:rsidR="00BD7350" w:rsidRPr="00C01E0A" w:rsidRDefault="00BD7350"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Wheat</w:t>
            </w:r>
          </w:p>
        </w:tc>
        <w:tc>
          <w:tcPr>
            <w:tcW w:w="1066" w:type="dxa"/>
            <w:noWrap/>
            <w:hideMark/>
          </w:tcPr>
          <w:p w14:paraId="2C06828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10CAC8C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10" w:type="dxa"/>
            <w:noWrap/>
            <w:hideMark/>
          </w:tcPr>
          <w:p w14:paraId="4E85D35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685" w:type="dxa"/>
            <w:noWrap/>
            <w:hideMark/>
          </w:tcPr>
          <w:p w14:paraId="7F0A526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4A090FE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41" w:type="dxa"/>
            <w:noWrap/>
            <w:hideMark/>
          </w:tcPr>
          <w:p w14:paraId="58B468A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35" w:type="dxa"/>
            <w:noWrap/>
            <w:hideMark/>
          </w:tcPr>
          <w:p w14:paraId="1C1F0CE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6E3E018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5BCCB60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BD7350" w:rsidRPr="00C01E0A" w14:paraId="5B835DC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D45D56E" w14:textId="77777777" w:rsidR="00BD7350" w:rsidRPr="00C01E0A" w:rsidRDefault="00BD7350"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Wheat</w:t>
            </w:r>
          </w:p>
        </w:tc>
        <w:tc>
          <w:tcPr>
            <w:tcW w:w="1066" w:type="dxa"/>
            <w:noWrap/>
            <w:hideMark/>
          </w:tcPr>
          <w:p w14:paraId="4B1998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30031C23" w14:textId="272D2DFA"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(Non-N fixing)</w:t>
            </w:r>
          </w:p>
        </w:tc>
        <w:tc>
          <w:tcPr>
            <w:tcW w:w="1010" w:type="dxa"/>
            <w:noWrap/>
            <w:hideMark/>
          </w:tcPr>
          <w:p w14:paraId="025B24C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Moisture</w:t>
            </w:r>
          </w:p>
        </w:tc>
        <w:tc>
          <w:tcPr>
            <w:tcW w:w="685" w:type="dxa"/>
            <w:noWrap/>
            <w:hideMark/>
          </w:tcPr>
          <w:p w14:paraId="7D9F041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586CD4B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244</w:t>
            </w:r>
          </w:p>
        </w:tc>
        <w:tc>
          <w:tcPr>
            <w:tcW w:w="1041" w:type="dxa"/>
            <w:noWrap/>
            <w:hideMark/>
          </w:tcPr>
          <w:p w14:paraId="6229C36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186</w:t>
            </w:r>
          </w:p>
        </w:tc>
        <w:tc>
          <w:tcPr>
            <w:tcW w:w="1035" w:type="dxa"/>
            <w:noWrap/>
            <w:hideMark/>
          </w:tcPr>
          <w:p w14:paraId="773A2C7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84" w:type="dxa"/>
            <w:noWrap/>
            <w:hideMark/>
          </w:tcPr>
          <w:p w14:paraId="0DC8E09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56</w:t>
            </w:r>
          </w:p>
        </w:tc>
        <w:tc>
          <w:tcPr>
            <w:tcW w:w="1151" w:type="dxa"/>
            <w:noWrap/>
            <w:hideMark/>
          </w:tcPr>
          <w:p w14:paraId="6E5C06F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76</w:t>
            </w:r>
          </w:p>
        </w:tc>
      </w:tr>
      <w:tr w:rsidR="00BD7350" w:rsidRPr="00C01E0A" w14:paraId="27FDCF22"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762" w:type="dxa"/>
            <w:gridSpan w:val="10"/>
            <w:shd w:val="clear" w:color="auto" w:fill="156082" w:themeFill="accent1"/>
            <w:noWrap/>
            <w:hideMark/>
          </w:tcPr>
          <w:p w14:paraId="580A8E31" w14:textId="731D94DE" w:rsidR="00BD7350" w:rsidRPr="00C01E0A" w:rsidRDefault="00BD7350" w:rsidP="0056635C">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c) Inputs efficiency in cereal systems, by main crop, companion species, type of organic mulch, and outcome measured.</w:t>
            </w:r>
          </w:p>
        </w:tc>
      </w:tr>
      <w:tr w:rsidR="00BD7350" w:rsidRPr="00C01E0A" w14:paraId="2F1A1D86"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F002351"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Main crop</w:t>
            </w:r>
          </w:p>
        </w:tc>
        <w:tc>
          <w:tcPr>
            <w:tcW w:w="1066" w:type="dxa"/>
            <w:noWrap/>
            <w:hideMark/>
          </w:tcPr>
          <w:p w14:paraId="5357BDB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770" w:type="dxa"/>
            <w:noWrap/>
            <w:hideMark/>
          </w:tcPr>
          <w:p w14:paraId="6815961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Organic mulch</w:t>
            </w:r>
          </w:p>
        </w:tc>
        <w:tc>
          <w:tcPr>
            <w:tcW w:w="1010" w:type="dxa"/>
            <w:noWrap/>
            <w:hideMark/>
          </w:tcPr>
          <w:p w14:paraId="1F2B687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685" w:type="dxa"/>
            <w:noWrap/>
            <w:hideMark/>
          </w:tcPr>
          <w:p w14:paraId="5F545A7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052" w:type="dxa"/>
            <w:noWrap/>
            <w:hideMark/>
          </w:tcPr>
          <w:p w14:paraId="421FD6B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041" w:type="dxa"/>
            <w:noWrap/>
            <w:hideMark/>
          </w:tcPr>
          <w:p w14:paraId="5A7CB62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035" w:type="dxa"/>
            <w:noWrap/>
            <w:hideMark/>
          </w:tcPr>
          <w:p w14:paraId="7D65765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84" w:type="dxa"/>
            <w:noWrap/>
            <w:hideMark/>
          </w:tcPr>
          <w:p w14:paraId="387A0F4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151" w:type="dxa"/>
            <w:noWrap/>
            <w:hideMark/>
          </w:tcPr>
          <w:p w14:paraId="3DA99DD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BD7350" w:rsidRPr="00C01E0A" w14:paraId="20868039"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7EB6949" w14:textId="77777777" w:rsidR="00BD7350" w:rsidRPr="00C01E0A" w:rsidRDefault="00BD7350"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066" w:type="dxa"/>
            <w:noWrap/>
            <w:hideMark/>
          </w:tcPr>
          <w:p w14:paraId="3D32D3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61EAFE12" w14:textId="7AD99F24"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(Non-N fixing)</w:t>
            </w:r>
          </w:p>
        </w:tc>
        <w:tc>
          <w:tcPr>
            <w:tcW w:w="1010" w:type="dxa"/>
            <w:noWrap/>
            <w:hideMark/>
          </w:tcPr>
          <w:p w14:paraId="0F21F2A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Water Use Efficiency</w:t>
            </w:r>
          </w:p>
        </w:tc>
        <w:tc>
          <w:tcPr>
            <w:tcW w:w="685" w:type="dxa"/>
            <w:noWrap/>
            <w:hideMark/>
          </w:tcPr>
          <w:p w14:paraId="24678D2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339F9EE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41" w:type="dxa"/>
            <w:noWrap/>
            <w:hideMark/>
          </w:tcPr>
          <w:p w14:paraId="0DA026E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5" w:type="dxa"/>
            <w:noWrap/>
            <w:hideMark/>
          </w:tcPr>
          <w:p w14:paraId="5400AEE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3943997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7163E64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BD7350" w:rsidRPr="00C01E0A" w14:paraId="4C9BAF5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2F1CE5E" w14:textId="77777777" w:rsidR="00BD7350" w:rsidRPr="00C01E0A" w:rsidRDefault="00BD7350"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Wheat</w:t>
            </w:r>
          </w:p>
        </w:tc>
        <w:tc>
          <w:tcPr>
            <w:tcW w:w="1066" w:type="dxa"/>
            <w:noWrap/>
            <w:hideMark/>
          </w:tcPr>
          <w:p w14:paraId="7186C6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5A85EB2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10" w:type="dxa"/>
            <w:noWrap/>
            <w:hideMark/>
          </w:tcPr>
          <w:p w14:paraId="5E9B566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Water Use Efficiency</w:t>
            </w:r>
          </w:p>
        </w:tc>
        <w:tc>
          <w:tcPr>
            <w:tcW w:w="685" w:type="dxa"/>
            <w:noWrap/>
            <w:hideMark/>
          </w:tcPr>
          <w:p w14:paraId="084E13A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365468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48</w:t>
            </w:r>
          </w:p>
        </w:tc>
        <w:tc>
          <w:tcPr>
            <w:tcW w:w="1041" w:type="dxa"/>
            <w:noWrap/>
            <w:hideMark/>
          </w:tcPr>
          <w:p w14:paraId="5F2E3C6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36</w:t>
            </w:r>
          </w:p>
        </w:tc>
        <w:tc>
          <w:tcPr>
            <w:tcW w:w="1035" w:type="dxa"/>
            <w:noWrap/>
            <w:hideMark/>
          </w:tcPr>
          <w:p w14:paraId="0BD0070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46AA2F3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1151" w:type="dxa"/>
            <w:noWrap/>
            <w:hideMark/>
          </w:tcPr>
          <w:p w14:paraId="09E2607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75</w:t>
            </w:r>
          </w:p>
        </w:tc>
      </w:tr>
      <w:tr w:rsidR="00BD7350" w:rsidRPr="00C01E0A" w14:paraId="55C218CA"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BA35F7A" w14:textId="77777777" w:rsidR="00BD7350" w:rsidRPr="00C01E0A" w:rsidRDefault="00BD7350"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Wheat</w:t>
            </w:r>
          </w:p>
        </w:tc>
        <w:tc>
          <w:tcPr>
            <w:tcW w:w="1066" w:type="dxa"/>
            <w:noWrap/>
            <w:hideMark/>
          </w:tcPr>
          <w:p w14:paraId="159272E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70" w:type="dxa"/>
            <w:noWrap/>
            <w:hideMark/>
          </w:tcPr>
          <w:p w14:paraId="2E4E1E58" w14:textId="1F4D0020"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(Non-N fixing)</w:t>
            </w:r>
          </w:p>
        </w:tc>
        <w:tc>
          <w:tcPr>
            <w:tcW w:w="1010" w:type="dxa"/>
            <w:noWrap/>
            <w:hideMark/>
          </w:tcPr>
          <w:p w14:paraId="05EEF26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Water Use Efficiency</w:t>
            </w:r>
          </w:p>
        </w:tc>
        <w:tc>
          <w:tcPr>
            <w:tcW w:w="685" w:type="dxa"/>
            <w:noWrap/>
            <w:hideMark/>
          </w:tcPr>
          <w:p w14:paraId="3AD7455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6F8C239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41" w:type="dxa"/>
            <w:noWrap/>
            <w:hideMark/>
          </w:tcPr>
          <w:p w14:paraId="6E3D99B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35" w:type="dxa"/>
            <w:noWrap/>
            <w:hideMark/>
          </w:tcPr>
          <w:p w14:paraId="4C3FD1A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4" w:type="dxa"/>
            <w:noWrap/>
            <w:hideMark/>
          </w:tcPr>
          <w:p w14:paraId="475C015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1" w:type="dxa"/>
            <w:noWrap/>
            <w:hideMark/>
          </w:tcPr>
          <w:p w14:paraId="2FAB32A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bl>
    <w:p w14:paraId="3791EDF2" w14:textId="63C88E04" w:rsidR="0088060F" w:rsidRPr="00C01E0A" w:rsidRDefault="0088060F" w:rsidP="0088060F">
      <w:pPr>
        <w:pStyle w:val="Tables"/>
        <w:rPr>
          <w:b w:val="0"/>
        </w:rPr>
      </w:pPr>
      <w:r>
        <w:lastRenderedPageBreak/>
        <w:t xml:space="preserve">TABLE 2A.S4. Effects of residue incorporation compared with residue removal on a) cereal productivity, and b) soil health in cereal systems in the high-priority areas of Scenario 2A in Kenya. </w:t>
      </w:r>
      <w:r>
        <w:rPr>
          <w:b w:val="0"/>
        </w:rPr>
        <w:t>Positive, neutral and negative comparisons are those in which incorporating crop residues or tree prunings into the soil improved, did not change or worsened the outcome compared with fields where residues were removed or grazed by livestock. Productivity results are shown by measured crop, and soil health results by main crop, in all cases with the companion species, the type of residue and the outcome measured. Residues are classified by whether they came from a nitrogen-fixing plant. A missing companion species indicates a sole crop.</w:t>
      </w:r>
    </w:p>
    <w:tbl>
      <w:tblPr>
        <w:tblStyle w:val="ListTable3-Accent1"/>
        <w:tblW w:w="10998" w:type="dxa"/>
        <w:tblLook w:val="04A0" w:firstRow="1" w:lastRow="0" w:firstColumn="1" w:lastColumn="0" w:noHBand="0" w:noVBand="1"/>
      </w:tblPr>
      <w:tblGrid>
        <w:gridCol w:w="869"/>
        <w:gridCol w:w="1500"/>
        <w:gridCol w:w="1517"/>
        <w:gridCol w:w="1296"/>
        <w:gridCol w:w="685"/>
        <w:gridCol w:w="1052"/>
        <w:gridCol w:w="1035"/>
        <w:gridCol w:w="1035"/>
        <w:gridCol w:w="1035"/>
        <w:gridCol w:w="1035"/>
      </w:tblGrid>
      <w:tr w:rsidR="0056635C" w:rsidRPr="00C01E0A" w14:paraId="1EFA7819" w14:textId="77777777" w:rsidTr="00906734">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0998" w:type="dxa"/>
            <w:gridSpan w:val="10"/>
            <w:noWrap/>
            <w:hideMark/>
          </w:tcPr>
          <w:p w14:paraId="582F05B3" w14:textId="588D46FF" w:rsidR="0056635C" w:rsidRPr="00C01E0A" w:rsidRDefault="0056635C" w:rsidP="0056635C">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a) Cereal productivity, by measured crop, companion species, type of residue incorporated, and outcome measured.</w:t>
            </w:r>
          </w:p>
        </w:tc>
      </w:tr>
      <w:tr w:rsidR="0056635C" w:rsidRPr="00C01E0A" w14:paraId="762C394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9DE2948" w14:textId="77777777" w:rsidR="0056635C" w:rsidRPr="00C01E0A" w:rsidRDefault="0056635C"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1500" w:type="dxa"/>
            <w:noWrap/>
            <w:hideMark/>
          </w:tcPr>
          <w:p w14:paraId="2AE26C9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517" w:type="dxa"/>
            <w:noWrap/>
            <w:hideMark/>
          </w:tcPr>
          <w:p w14:paraId="4B6D015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Residues type</w:t>
            </w:r>
          </w:p>
        </w:tc>
        <w:tc>
          <w:tcPr>
            <w:tcW w:w="1296" w:type="dxa"/>
            <w:noWrap/>
            <w:hideMark/>
          </w:tcPr>
          <w:p w14:paraId="2FD89B8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678" w:type="dxa"/>
            <w:noWrap/>
            <w:hideMark/>
          </w:tcPr>
          <w:p w14:paraId="23D363B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042" w:type="dxa"/>
            <w:noWrap/>
            <w:hideMark/>
          </w:tcPr>
          <w:p w14:paraId="7FA5E70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025" w:type="dxa"/>
            <w:noWrap/>
            <w:hideMark/>
          </w:tcPr>
          <w:p w14:paraId="1A9CFF8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025" w:type="dxa"/>
            <w:noWrap/>
            <w:hideMark/>
          </w:tcPr>
          <w:p w14:paraId="14041E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25" w:type="dxa"/>
            <w:noWrap/>
            <w:hideMark/>
          </w:tcPr>
          <w:p w14:paraId="7D19F95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025" w:type="dxa"/>
            <w:noWrap/>
            <w:hideMark/>
          </w:tcPr>
          <w:p w14:paraId="687F494F"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56635C" w:rsidRPr="00C01E0A" w14:paraId="02EDAA2A"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99E7A5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6FC826C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Crotalaria ochroleuca</w:t>
            </w:r>
          </w:p>
        </w:tc>
        <w:tc>
          <w:tcPr>
            <w:tcW w:w="1517" w:type="dxa"/>
            <w:noWrap/>
            <w:hideMark/>
          </w:tcPr>
          <w:p w14:paraId="6C83C16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(N fixing)</w:t>
            </w:r>
          </w:p>
        </w:tc>
        <w:tc>
          <w:tcPr>
            <w:tcW w:w="1296" w:type="dxa"/>
            <w:noWrap/>
            <w:hideMark/>
          </w:tcPr>
          <w:p w14:paraId="15A09AF7"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678" w:type="dxa"/>
            <w:noWrap/>
            <w:hideMark/>
          </w:tcPr>
          <w:p w14:paraId="4D65AEE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50F39E1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2D04F8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32B1C10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6847B60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221E63F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56635C" w:rsidRPr="00C01E0A" w14:paraId="21A91B6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2A5BFE8"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5BC01F6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Velvet Bean</w:t>
            </w:r>
          </w:p>
        </w:tc>
        <w:tc>
          <w:tcPr>
            <w:tcW w:w="1517" w:type="dxa"/>
            <w:noWrap/>
            <w:hideMark/>
          </w:tcPr>
          <w:p w14:paraId="748136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(N fixing)</w:t>
            </w:r>
          </w:p>
        </w:tc>
        <w:tc>
          <w:tcPr>
            <w:tcW w:w="1296" w:type="dxa"/>
            <w:noWrap/>
            <w:hideMark/>
          </w:tcPr>
          <w:p w14:paraId="1C1BE55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678" w:type="dxa"/>
            <w:noWrap/>
            <w:hideMark/>
          </w:tcPr>
          <w:p w14:paraId="753A078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4E40C15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25459F5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7AFE8EB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12B4FE1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4484471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56635C" w:rsidRPr="00C01E0A" w14:paraId="48F6D1D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6F8DC9AF"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2D7F3B6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Crotalaria ochroleuca</w:t>
            </w:r>
          </w:p>
        </w:tc>
        <w:tc>
          <w:tcPr>
            <w:tcW w:w="1517" w:type="dxa"/>
            <w:noWrap/>
            <w:hideMark/>
          </w:tcPr>
          <w:p w14:paraId="0516CFF0"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(N fixing)</w:t>
            </w:r>
          </w:p>
        </w:tc>
        <w:tc>
          <w:tcPr>
            <w:tcW w:w="1296" w:type="dxa"/>
            <w:noWrap/>
            <w:hideMark/>
          </w:tcPr>
          <w:p w14:paraId="5733E4C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78" w:type="dxa"/>
            <w:noWrap/>
            <w:hideMark/>
          </w:tcPr>
          <w:p w14:paraId="7CDCA82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382B64F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73CD23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1FCB988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60A7D7A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2208DC4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56635C" w:rsidRPr="00C01E0A" w14:paraId="7E9DF0FA"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FDC838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09AF109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Velvet Bean</w:t>
            </w:r>
          </w:p>
        </w:tc>
        <w:tc>
          <w:tcPr>
            <w:tcW w:w="1517" w:type="dxa"/>
            <w:noWrap/>
            <w:hideMark/>
          </w:tcPr>
          <w:p w14:paraId="1C1C20F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(N fixing)</w:t>
            </w:r>
          </w:p>
        </w:tc>
        <w:tc>
          <w:tcPr>
            <w:tcW w:w="1296" w:type="dxa"/>
            <w:noWrap/>
            <w:hideMark/>
          </w:tcPr>
          <w:p w14:paraId="7E29485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78" w:type="dxa"/>
            <w:noWrap/>
            <w:hideMark/>
          </w:tcPr>
          <w:p w14:paraId="10CA378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38C1402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68C64F7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25" w:type="dxa"/>
            <w:noWrap/>
            <w:hideMark/>
          </w:tcPr>
          <w:p w14:paraId="1AE440E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419ADD9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6D33FDD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75</w:t>
            </w:r>
          </w:p>
        </w:tc>
      </w:tr>
      <w:tr w:rsidR="0056635C" w:rsidRPr="00C01E0A" w14:paraId="2FF15783"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C3298F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0C21FB3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0EB03B04"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(N fixing)</w:t>
            </w:r>
          </w:p>
        </w:tc>
        <w:tc>
          <w:tcPr>
            <w:tcW w:w="1296" w:type="dxa"/>
            <w:noWrap/>
            <w:hideMark/>
          </w:tcPr>
          <w:p w14:paraId="19D4B27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78" w:type="dxa"/>
            <w:noWrap/>
            <w:hideMark/>
          </w:tcPr>
          <w:p w14:paraId="0FD03B6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4284B28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77C15DB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50347D8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08BFCA3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40BD0EE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56635C" w:rsidRPr="00C01E0A" w14:paraId="704CCDA6"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8B6FAC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7EBF9B5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w:t>
            </w:r>
          </w:p>
        </w:tc>
        <w:tc>
          <w:tcPr>
            <w:tcW w:w="1517" w:type="dxa"/>
            <w:noWrap/>
            <w:hideMark/>
          </w:tcPr>
          <w:p w14:paraId="17B7BD97" w14:textId="28C3C57E"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7EF100ED"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678" w:type="dxa"/>
            <w:noWrap/>
            <w:hideMark/>
          </w:tcPr>
          <w:p w14:paraId="7EBD715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44B2108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7E305FC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20D8697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29527EA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5CD19BA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56635C" w:rsidRPr="00C01E0A" w14:paraId="3ADEB628"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4D7A48C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67479EB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41A19054" w14:textId="017B171D"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6E2AADEB"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78" w:type="dxa"/>
            <w:noWrap/>
            <w:hideMark/>
          </w:tcPr>
          <w:p w14:paraId="765F148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42" w:type="dxa"/>
            <w:noWrap/>
            <w:hideMark/>
          </w:tcPr>
          <w:p w14:paraId="38A40238"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39</w:t>
            </w:r>
          </w:p>
        </w:tc>
        <w:tc>
          <w:tcPr>
            <w:tcW w:w="1025" w:type="dxa"/>
            <w:noWrap/>
            <w:hideMark/>
          </w:tcPr>
          <w:p w14:paraId="06F6039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19</w:t>
            </w:r>
          </w:p>
        </w:tc>
        <w:tc>
          <w:tcPr>
            <w:tcW w:w="1025" w:type="dxa"/>
            <w:noWrap/>
            <w:hideMark/>
          </w:tcPr>
          <w:p w14:paraId="26F3E11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750EFC2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20</w:t>
            </w:r>
          </w:p>
        </w:tc>
        <w:tc>
          <w:tcPr>
            <w:tcW w:w="1025" w:type="dxa"/>
            <w:noWrap/>
            <w:hideMark/>
          </w:tcPr>
          <w:p w14:paraId="5AEC6B5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49</w:t>
            </w:r>
          </w:p>
        </w:tc>
      </w:tr>
      <w:tr w:rsidR="0056635C" w:rsidRPr="00C01E0A" w14:paraId="3F472BC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CFEF64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2C3B8C5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w:t>
            </w:r>
          </w:p>
        </w:tc>
        <w:tc>
          <w:tcPr>
            <w:tcW w:w="1517" w:type="dxa"/>
            <w:noWrap/>
            <w:hideMark/>
          </w:tcPr>
          <w:p w14:paraId="0382B694" w14:textId="28033B6A"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48A2F34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78" w:type="dxa"/>
            <w:noWrap/>
            <w:hideMark/>
          </w:tcPr>
          <w:p w14:paraId="2E5AD3E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6D7F8C0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512C875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3452074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49EDF85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495E3C9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56635C" w:rsidRPr="00C01E0A" w14:paraId="482D866D"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867FAC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380BF9E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Pigeon Pea</w:t>
            </w:r>
          </w:p>
        </w:tc>
        <w:tc>
          <w:tcPr>
            <w:tcW w:w="1517" w:type="dxa"/>
            <w:noWrap/>
            <w:hideMark/>
          </w:tcPr>
          <w:p w14:paraId="3E7E3449"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(Unspecified)</w:t>
            </w:r>
          </w:p>
        </w:tc>
        <w:tc>
          <w:tcPr>
            <w:tcW w:w="1296" w:type="dxa"/>
            <w:noWrap/>
            <w:hideMark/>
          </w:tcPr>
          <w:p w14:paraId="0AA89E8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678" w:type="dxa"/>
            <w:noWrap/>
            <w:hideMark/>
          </w:tcPr>
          <w:p w14:paraId="01D74C6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3B9A18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24</w:t>
            </w:r>
          </w:p>
        </w:tc>
        <w:tc>
          <w:tcPr>
            <w:tcW w:w="1025" w:type="dxa"/>
            <w:noWrap/>
            <w:hideMark/>
          </w:tcPr>
          <w:p w14:paraId="219E689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23</w:t>
            </w:r>
          </w:p>
        </w:tc>
        <w:tc>
          <w:tcPr>
            <w:tcW w:w="1025" w:type="dxa"/>
            <w:noWrap/>
            <w:hideMark/>
          </w:tcPr>
          <w:p w14:paraId="55203FF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5142433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76196B1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96</w:t>
            </w:r>
          </w:p>
        </w:tc>
      </w:tr>
      <w:tr w:rsidR="0056635C" w:rsidRPr="00C01E0A" w14:paraId="3A3166E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58AEB3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0D6ECB9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Pigeon Pea</w:t>
            </w:r>
          </w:p>
        </w:tc>
        <w:tc>
          <w:tcPr>
            <w:tcW w:w="1517" w:type="dxa"/>
            <w:noWrap/>
            <w:hideMark/>
          </w:tcPr>
          <w:p w14:paraId="6E8435B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(Unspecified)</w:t>
            </w:r>
          </w:p>
        </w:tc>
        <w:tc>
          <w:tcPr>
            <w:tcW w:w="1296" w:type="dxa"/>
            <w:noWrap/>
            <w:hideMark/>
          </w:tcPr>
          <w:p w14:paraId="610CB418"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78" w:type="dxa"/>
            <w:noWrap/>
            <w:hideMark/>
          </w:tcPr>
          <w:p w14:paraId="3F65F30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45294C7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24</w:t>
            </w:r>
          </w:p>
        </w:tc>
        <w:tc>
          <w:tcPr>
            <w:tcW w:w="1025" w:type="dxa"/>
            <w:noWrap/>
            <w:hideMark/>
          </w:tcPr>
          <w:p w14:paraId="5C67C49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18</w:t>
            </w:r>
          </w:p>
        </w:tc>
        <w:tc>
          <w:tcPr>
            <w:tcW w:w="1025" w:type="dxa"/>
            <w:noWrap/>
            <w:hideMark/>
          </w:tcPr>
          <w:p w14:paraId="13EE317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33EBB2A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w:t>
            </w:r>
          </w:p>
        </w:tc>
        <w:tc>
          <w:tcPr>
            <w:tcW w:w="1025" w:type="dxa"/>
            <w:noWrap/>
            <w:hideMark/>
          </w:tcPr>
          <w:p w14:paraId="7431EBD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75</w:t>
            </w:r>
          </w:p>
        </w:tc>
      </w:tr>
      <w:tr w:rsidR="0056635C" w:rsidRPr="00C01E0A" w14:paraId="7C7044D1"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44596FE"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4CBE5767"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3D2BEF0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 fixing)</w:t>
            </w:r>
          </w:p>
        </w:tc>
        <w:tc>
          <w:tcPr>
            <w:tcW w:w="1296" w:type="dxa"/>
            <w:noWrap/>
            <w:hideMark/>
          </w:tcPr>
          <w:p w14:paraId="597E7706"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78" w:type="dxa"/>
            <w:noWrap/>
            <w:hideMark/>
          </w:tcPr>
          <w:p w14:paraId="63A90EF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67AF5E1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64</w:t>
            </w:r>
          </w:p>
        </w:tc>
        <w:tc>
          <w:tcPr>
            <w:tcW w:w="1025" w:type="dxa"/>
            <w:noWrap/>
            <w:hideMark/>
          </w:tcPr>
          <w:p w14:paraId="4DB95BB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41</w:t>
            </w:r>
          </w:p>
        </w:tc>
        <w:tc>
          <w:tcPr>
            <w:tcW w:w="1025" w:type="dxa"/>
            <w:noWrap/>
            <w:hideMark/>
          </w:tcPr>
          <w:p w14:paraId="5B0060A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388808E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22</w:t>
            </w:r>
          </w:p>
        </w:tc>
        <w:tc>
          <w:tcPr>
            <w:tcW w:w="1025" w:type="dxa"/>
            <w:noWrap/>
            <w:hideMark/>
          </w:tcPr>
          <w:p w14:paraId="55CB89B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64</w:t>
            </w:r>
          </w:p>
        </w:tc>
      </w:tr>
      <w:tr w:rsidR="0056635C" w:rsidRPr="00C01E0A" w14:paraId="6A93AC7E"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A0CFD5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5F60A0F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190B146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(Non N fixing)</w:t>
            </w:r>
          </w:p>
        </w:tc>
        <w:tc>
          <w:tcPr>
            <w:tcW w:w="1296" w:type="dxa"/>
            <w:noWrap/>
            <w:hideMark/>
          </w:tcPr>
          <w:p w14:paraId="591A2E2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78" w:type="dxa"/>
            <w:noWrap/>
            <w:hideMark/>
          </w:tcPr>
          <w:p w14:paraId="5C6A32C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42" w:type="dxa"/>
            <w:noWrap/>
            <w:hideMark/>
          </w:tcPr>
          <w:p w14:paraId="712A487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15</w:t>
            </w:r>
          </w:p>
        </w:tc>
        <w:tc>
          <w:tcPr>
            <w:tcW w:w="1025" w:type="dxa"/>
            <w:noWrap/>
            <w:hideMark/>
          </w:tcPr>
          <w:p w14:paraId="7E29FC9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15</w:t>
            </w:r>
          </w:p>
        </w:tc>
        <w:tc>
          <w:tcPr>
            <w:tcW w:w="1025" w:type="dxa"/>
            <w:noWrap/>
            <w:hideMark/>
          </w:tcPr>
          <w:p w14:paraId="2BCB986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3CA26AC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3DE7397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56635C" w:rsidRPr="00C01E0A" w14:paraId="126E0E69"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E4D550F"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37C500E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 xml:space="preserve">Common Bean + </w:t>
            </w:r>
            <w:r>
              <w:rPr>
                <w:rFonts w:eastAsia="Times New Roman" w:cs="Calibri Light"/>
                <w:i/>
                <w:iCs/>
                <w:color w:val="000000"/>
                <w:kern w:val="0"/>
                <w:sz w:val="16"/>
                <w:szCs w:val="16"/>
                <w:lang w:eastAsia="en-GB"/>
                <w14:ligatures w14:val="none"/>
              </w:rPr>
              <w:t>Leucaena leucocephala</w:t>
            </w:r>
          </w:p>
        </w:tc>
        <w:tc>
          <w:tcPr>
            <w:tcW w:w="1517" w:type="dxa"/>
            <w:noWrap/>
            <w:hideMark/>
          </w:tcPr>
          <w:p w14:paraId="1BBFAF2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(Unspecified)</w:t>
            </w:r>
          </w:p>
        </w:tc>
        <w:tc>
          <w:tcPr>
            <w:tcW w:w="1296" w:type="dxa"/>
            <w:noWrap/>
            <w:hideMark/>
          </w:tcPr>
          <w:p w14:paraId="23B0195B"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678" w:type="dxa"/>
            <w:noWrap/>
            <w:hideMark/>
          </w:tcPr>
          <w:p w14:paraId="35C980E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0E62739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25" w:type="dxa"/>
            <w:noWrap/>
            <w:hideMark/>
          </w:tcPr>
          <w:p w14:paraId="71F9034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25" w:type="dxa"/>
            <w:noWrap/>
            <w:hideMark/>
          </w:tcPr>
          <w:p w14:paraId="78FFA71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02B8FCC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w:t>
            </w:r>
          </w:p>
        </w:tc>
        <w:tc>
          <w:tcPr>
            <w:tcW w:w="1025" w:type="dxa"/>
            <w:noWrap/>
            <w:hideMark/>
          </w:tcPr>
          <w:p w14:paraId="0DC67B1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30</w:t>
            </w:r>
          </w:p>
        </w:tc>
      </w:tr>
      <w:tr w:rsidR="0056635C" w:rsidRPr="00C01E0A" w14:paraId="6E842A87"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32B9AD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5ADF71D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 xml:space="preserve">Common Bean + </w:t>
            </w:r>
            <w:r>
              <w:rPr>
                <w:rFonts w:eastAsia="Times New Roman" w:cs="Calibri Light"/>
                <w:i/>
                <w:iCs/>
                <w:color w:val="000000"/>
                <w:kern w:val="0"/>
                <w:sz w:val="16"/>
                <w:szCs w:val="16"/>
                <w:lang w:eastAsia="en-GB"/>
                <w14:ligatures w14:val="none"/>
              </w:rPr>
              <w:t>Leucaena leucocephala</w:t>
            </w:r>
          </w:p>
        </w:tc>
        <w:tc>
          <w:tcPr>
            <w:tcW w:w="1517" w:type="dxa"/>
            <w:noWrap/>
            <w:hideMark/>
          </w:tcPr>
          <w:p w14:paraId="491EE8C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(Unspecified)</w:t>
            </w:r>
          </w:p>
        </w:tc>
        <w:tc>
          <w:tcPr>
            <w:tcW w:w="1296" w:type="dxa"/>
            <w:noWrap/>
            <w:hideMark/>
          </w:tcPr>
          <w:p w14:paraId="41D4B91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78" w:type="dxa"/>
            <w:noWrap/>
            <w:hideMark/>
          </w:tcPr>
          <w:p w14:paraId="18CD73E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1CE563B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25" w:type="dxa"/>
            <w:noWrap/>
            <w:hideMark/>
          </w:tcPr>
          <w:p w14:paraId="272FB07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25" w:type="dxa"/>
            <w:noWrap/>
            <w:hideMark/>
          </w:tcPr>
          <w:p w14:paraId="6B925DA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6920FE3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w:t>
            </w:r>
          </w:p>
        </w:tc>
        <w:tc>
          <w:tcPr>
            <w:tcW w:w="1025" w:type="dxa"/>
            <w:noWrap/>
            <w:hideMark/>
          </w:tcPr>
          <w:p w14:paraId="31C5060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30</w:t>
            </w:r>
          </w:p>
        </w:tc>
      </w:tr>
      <w:tr w:rsidR="0056635C" w:rsidRPr="00C01E0A" w14:paraId="0D75ED18"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10998" w:type="dxa"/>
            <w:gridSpan w:val="10"/>
            <w:shd w:val="clear" w:color="auto" w:fill="156082" w:themeFill="accent1"/>
            <w:noWrap/>
            <w:hideMark/>
          </w:tcPr>
          <w:p w14:paraId="44F1DB46" w14:textId="7435A9B6" w:rsidR="0056635C" w:rsidRPr="00C01E0A" w:rsidRDefault="0056635C" w:rsidP="0056635C">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b) Soil health in cereal systems, by main crop, companion species, type of residue incorporated, and outcome measured.</w:t>
            </w:r>
          </w:p>
        </w:tc>
      </w:tr>
      <w:tr w:rsidR="0056635C" w:rsidRPr="00C01E0A" w14:paraId="4FAD3F16"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01561FA" w14:textId="77777777" w:rsidR="0056635C" w:rsidRPr="00C01E0A" w:rsidRDefault="0056635C" w:rsidP="005663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Main crop</w:t>
            </w:r>
          </w:p>
        </w:tc>
        <w:tc>
          <w:tcPr>
            <w:tcW w:w="1500" w:type="dxa"/>
            <w:noWrap/>
            <w:hideMark/>
          </w:tcPr>
          <w:p w14:paraId="4F5C666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517" w:type="dxa"/>
            <w:noWrap/>
            <w:hideMark/>
          </w:tcPr>
          <w:p w14:paraId="26D121D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Residues type</w:t>
            </w:r>
          </w:p>
        </w:tc>
        <w:tc>
          <w:tcPr>
            <w:tcW w:w="1296" w:type="dxa"/>
            <w:noWrap/>
            <w:hideMark/>
          </w:tcPr>
          <w:p w14:paraId="400BDA7F"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678" w:type="dxa"/>
            <w:noWrap/>
            <w:hideMark/>
          </w:tcPr>
          <w:p w14:paraId="21CA061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042" w:type="dxa"/>
            <w:noWrap/>
            <w:hideMark/>
          </w:tcPr>
          <w:p w14:paraId="5E59676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025" w:type="dxa"/>
            <w:noWrap/>
            <w:hideMark/>
          </w:tcPr>
          <w:p w14:paraId="26E1486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025" w:type="dxa"/>
            <w:noWrap/>
            <w:hideMark/>
          </w:tcPr>
          <w:p w14:paraId="2BA2F9F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25" w:type="dxa"/>
            <w:noWrap/>
            <w:hideMark/>
          </w:tcPr>
          <w:p w14:paraId="265C908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025" w:type="dxa"/>
            <w:noWrap/>
            <w:hideMark/>
          </w:tcPr>
          <w:p w14:paraId="4821B1C2"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56635C" w:rsidRPr="00C01E0A" w14:paraId="1A26C47D"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445A002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4BC4340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410DC1C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(N fixing)</w:t>
            </w:r>
          </w:p>
        </w:tc>
        <w:tc>
          <w:tcPr>
            <w:tcW w:w="1296" w:type="dxa"/>
            <w:noWrap/>
            <w:hideMark/>
          </w:tcPr>
          <w:p w14:paraId="47D0783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678" w:type="dxa"/>
            <w:noWrap/>
            <w:hideMark/>
          </w:tcPr>
          <w:p w14:paraId="23A1A0C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0AA23D0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0D0CE32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427246C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3512E9D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31A1758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56635C" w:rsidRPr="00C01E0A" w14:paraId="204B365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C4CC055"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077B5D5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22B7972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(N fixing)</w:t>
            </w:r>
          </w:p>
        </w:tc>
        <w:tc>
          <w:tcPr>
            <w:tcW w:w="1296" w:type="dxa"/>
            <w:noWrap/>
            <w:hideMark/>
          </w:tcPr>
          <w:p w14:paraId="782DE1B8"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678" w:type="dxa"/>
            <w:noWrap/>
            <w:hideMark/>
          </w:tcPr>
          <w:p w14:paraId="13393F0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16342B6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6A715D1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1A0E0DC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283483B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01AE8C5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56635C" w:rsidRPr="00C01E0A" w14:paraId="3FA6C4A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0711CD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0E6C8ED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75B1B2EA" w14:textId="1497BA39"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3D299F4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Effective Cation Exchange Capacity</w:t>
            </w:r>
          </w:p>
        </w:tc>
        <w:tc>
          <w:tcPr>
            <w:tcW w:w="678" w:type="dxa"/>
            <w:noWrap/>
            <w:hideMark/>
          </w:tcPr>
          <w:p w14:paraId="00D1189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70A8A3C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10A0FEF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25" w:type="dxa"/>
            <w:noWrap/>
            <w:hideMark/>
          </w:tcPr>
          <w:p w14:paraId="0B6202C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4A10625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719A186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75</w:t>
            </w:r>
          </w:p>
        </w:tc>
      </w:tr>
      <w:tr w:rsidR="0056635C" w:rsidRPr="00C01E0A" w14:paraId="5DC81BD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BD29B6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59A161E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1F3531C9" w14:textId="60990AC6"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56C3AA3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Moisture</w:t>
            </w:r>
          </w:p>
        </w:tc>
        <w:tc>
          <w:tcPr>
            <w:tcW w:w="678" w:type="dxa"/>
            <w:noWrap/>
            <w:hideMark/>
          </w:tcPr>
          <w:p w14:paraId="2B65AA5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7643B0F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1DE85E1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766DEC3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720C211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565D8BC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56635C" w:rsidRPr="00C01E0A" w14:paraId="7911C1BB"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60E1236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381822E0"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10FEB9E7" w14:textId="30B2A696"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172E942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NH4</w:t>
            </w:r>
          </w:p>
        </w:tc>
        <w:tc>
          <w:tcPr>
            <w:tcW w:w="678" w:type="dxa"/>
            <w:noWrap/>
            <w:hideMark/>
          </w:tcPr>
          <w:p w14:paraId="70F78A9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638BBF0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032D68F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002055E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738D0D2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25" w:type="dxa"/>
            <w:noWrap/>
            <w:hideMark/>
          </w:tcPr>
          <w:p w14:paraId="053FBBB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25</w:t>
            </w:r>
          </w:p>
        </w:tc>
      </w:tr>
      <w:tr w:rsidR="0056635C" w:rsidRPr="00C01E0A" w14:paraId="7DFE3F31"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9422A1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lastRenderedPageBreak/>
              <w:t>Maize</w:t>
            </w:r>
          </w:p>
        </w:tc>
        <w:tc>
          <w:tcPr>
            <w:tcW w:w="1500" w:type="dxa"/>
            <w:noWrap/>
            <w:hideMark/>
          </w:tcPr>
          <w:p w14:paraId="3A561B5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14647230" w14:textId="10555706"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6C7D662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NO3</w:t>
            </w:r>
          </w:p>
        </w:tc>
        <w:tc>
          <w:tcPr>
            <w:tcW w:w="678" w:type="dxa"/>
            <w:noWrap/>
            <w:hideMark/>
          </w:tcPr>
          <w:p w14:paraId="21C4509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03547EB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5B8DB50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6666AE2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0C32F7A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1A53054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56635C" w:rsidRPr="00C01E0A" w14:paraId="46D56D0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DCB492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1AC2AE9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39B0CAFF" w14:textId="24043D58"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4E6860F1"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678" w:type="dxa"/>
            <w:noWrap/>
            <w:hideMark/>
          </w:tcPr>
          <w:p w14:paraId="155BE24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42" w:type="dxa"/>
            <w:noWrap/>
            <w:hideMark/>
          </w:tcPr>
          <w:p w14:paraId="0103B64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11</w:t>
            </w:r>
          </w:p>
        </w:tc>
        <w:tc>
          <w:tcPr>
            <w:tcW w:w="1025" w:type="dxa"/>
            <w:noWrap/>
            <w:hideMark/>
          </w:tcPr>
          <w:p w14:paraId="0673788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w:t>
            </w:r>
          </w:p>
        </w:tc>
        <w:tc>
          <w:tcPr>
            <w:tcW w:w="1025" w:type="dxa"/>
            <w:noWrap/>
            <w:hideMark/>
          </w:tcPr>
          <w:p w14:paraId="16E3FDF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43926B5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025" w:type="dxa"/>
            <w:noWrap/>
            <w:hideMark/>
          </w:tcPr>
          <w:p w14:paraId="632CC02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45</w:t>
            </w:r>
          </w:p>
        </w:tc>
      </w:tr>
      <w:tr w:rsidR="0056635C" w:rsidRPr="00C01E0A" w14:paraId="1C7A0A14"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4C41729"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71B9382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69AC8CE8" w14:textId="2BB01CCD"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1BA67E9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678" w:type="dxa"/>
            <w:noWrap/>
            <w:hideMark/>
          </w:tcPr>
          <w:p w14:paraId="5D54412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42" w:type="dxa"/>
            <w:noWrap/>
            <w:hideMark/>
          </w:tcPr>
          <w:p w14:paraId="045523A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w:t>
            </w:r>
          </w:p>
        </w:tc>
        <w:tc>
          <w:tcPr>
            <w:tcW w:w="1025" w:type="dxa"/>
            <w:noWrap/>
            <w:hideMark/>
          </w:tcPr>
          <w:p w14:paraId="5145A25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7772F52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1033761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21462EB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40</w:t>
            </w:r>
          </w:p>
        </w:tc>
      </w:tr>
      <w:tr w:rsidR="0056635C" w:rsidRPr="00C01E0A" w14:paraId="52A4C891"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0E16993"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329BEAB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228959A9"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 fixing)</w:t>
            </w:r>
          </w:p>
        </w:tc>
        <w:tc>
          <w:tcPr>
            <w:tcW w:w="1296" w:type="dxa"/>
            <w:noWrap/>
            <w:hideMark/>
          </w:tcPr>
          <w:p w14:paraId="0A416BA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678" w:type="dxa"/>
            <w:noWrap/>
            <w:hideMark/>
          </w:tcPr>
          <w:p w14:paraId="0ACCD06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6E6398E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25" w:type="dxa"/>
            <w:noWrap/>
            <w:hideMark/>
          </w:tcPr>
          <w:p w14:paraId="7DED59B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25" w:type="dxa"/>
            <w:noWrap/>
            <w:hideMark/>
          </w:tcPr>
          <w:p w14:paraId="15988BB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1833CBA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1618DB6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56635C" w:rsidRPr="00C01E0A" w14:paraId="393749B7"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6AF4296"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5C9A3B2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23DC05A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 fixing)</w:t>
            </w:r>
          </w:p>
        </w:tc>
        <w:tc>
          <w:tcPr>
            <w:tcW w:w="1296" w:type="dxa"/>
            <w:noWrap/>
            <w:hideMark/>
          </w:tcPr>
          <w:p w14:paraId="4AD1EA9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678" w:type="dxa"/>
            <w:noWrap/>
            <w:hideMark/>
          </w:tcPr>
          <w:p w14:paraId="7221F75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1C1B16A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25" w:type="dxa"/>
            <w:noWrap/>
            <w:hideMark/>
          </w:tcPr>
          <w:p w14:paraId="563FFDB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25" w:type="dxa"/>
            <w:noWrap/>
            <w:hideMark/>
          </w:tcPr>
          <w:p w14:paraId="6FF576E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36DE52F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0A2143E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56635C" w:rsidRPr="00C01E0A" w14:paraId="4D412BC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913C5ED"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269CE3C6"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6BDAF220" w14:textId="3AB6137F"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(Non-N fixing)</w:t>
            </w:r>
          </w:p>
        </w:tc>
        <w:tc>
          <w:tcPr>
            <w:tcW w:w="1296" w:type="dxa"/>
            <w:noWrap/>
            <w:hideMark/>
          </w:tcPr>
          <w:p w14:paraId="4987B59A"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Effective Cation Exchange Capacity</w:t>
            </w:r>
          </w:p>
        </w:tc>
        <w:tc>
          <w:tcPr>
            <w:tcW w:w="678" w:type="dxa"/>
            <w:noWrap/>
            <w:hideMark/>
          </w:tcPr>
          <w:p w14:paraId="764EB81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44F896A8"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0FB8784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32EB466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06F9055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1A4E69E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56635C" w:rsidRPr="00C01E0A" w14:paraId="2B997F1B"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838D32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170A181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794A699D" w14:textId="6009D471"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(Non-N fixing)</w:t>
            </w:r>
          </w:p>
        </w:tc>
        <w:tc>
          <w:tcPr>
            <w:tcW w:w="1296" w:type="dxa"/>
            <w:noWrap/>
            <w:hideMark/>
          </w:tcPr>
          <w:p w14:paraId="36C2AEA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Moisture</w:t>
            </w:r>
          </w:p>
        </w:tc>
        <w:tc>
          <w:tcPr>
            <w:tcW w:w="678" w:type="dxa"/>
            <w:noWrap/>
            <w:hideMark/>
          </w:tcPr>
          <w:p w14:paraId="65B26DC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0929EE2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025" w:type="dxa"/>
            <w:noWrap/>
            <w:hideMark/>
          </w:tcPr>
          <w:p w14:paraId="28A1B12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5E16B38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27F169D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7376B20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56635C" w:rsidRPr="00C01E0A" w14:paraId="613435A5"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AADF55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3EA8FB5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73BF2D6A" w14:textId="3AD1601D"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(Non-N fixing)</w:t>
            </w:r>
          </w:p>
        </w:tc>
        <w:tc>
          <w:tcPr>
            <w:tcW w:w="1296" w:type="dxa"/>
            <w:noWrap/>
            <w:hideMark/>
          </w:tcPr>
          <w:p w14:paraId="083E428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NH4</w:t>
            </w:r>
          </w:p>
        </w:tc>
        <w:tc>
          <w:tcPr>
            <w:tcW w:w="678" w:type="dxa"/>
            <w:noWrap/>
            <w:hideMark/>
          </w:tcPr>
          <w:p w14:paraId="578B1B2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0E9E309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025" w:type="dxa"/>
            <w:noWrap/>
            <w:hideMark/>
          </w:tcPr>
          <w:p w14:paraId="65B9EC6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28AE774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48225BB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5" w:type="dxa"/>
            <w:noWrap/>
            <w:hideMark/>
          </w:tcPr>
          <w:p w14:paraId="692590E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56635C" w:rsidRPr="00C01E0A" w14:paraId="11BD8090"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AFAEB56"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7723076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15DFC6FF" w14:textId="60F0B433"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(Non-N fixing)</w:t>
            </w:r>
          </w:p>
        </w:tc>
        <w:tc>
          <w:tcPr>
            <w:tcW w:w="1296" w:type="dxa"/>
            <w:noWrap/>
            <w:hideMark/>
          </w:tcPr>
          <w:p w14:paraId="44E1F0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NO3</w:t>
            </w:r>
          </w:p>
        </w:tc>
        <w:tc>
          <w:tcPr>
            <w:tcW w:w="678" w:type="dxa"/>
            <w:noWrap/>
            <w:hideMark/>
          </w:tcPr>
          <w:p w14:paraId="2ADB77C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408F50C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025" w:type="dxa"/>
            <w:noWrap/>
            <w:hideMark/>
          </w:tcPr>
          <w:p w14:paraId="551ADEA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025" w:type="dxa"/>
            <w:noWrap/>
            <w:hideMark/>
          </w:tcPr>
          <w:p w14:paraId="02DD5A6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00E20D2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7B1FE5B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56635C" w:rsidRPr="00C01E0A" w14:paraId="5A7000C5"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DF9D32E"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64274E65"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52F76BDB" w14:textId="1C66A7B3"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(Non-N fixing)</w:t>
            </w:r>
          </w:p>
        </w:tc>
        <w:tc>
          <w:tcPr>
            <w:tcW w:w="1296" w:type="dxa"/>
            <w:noWrap/>
            <w:hideMark/>
          </w:tcPr>
          <w:p w14:paraId="78F1915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678" w:type="dxa"/>
            <w:noWrap/>
            <w:hideMark/>
          </w:tcPr>
          <w:p w14:paraId="666290B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6E55FCD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5" w:type="dxa"/>
            <w:noWrap/>
            <w:hideMark/>
          </w:tcPr>
          <w:p w14:paraId="73D2A25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25" w:type="dxa"/>
            <w:noWrap/>
            <w:hideMark/>
          </w:tcPr>
          <w:p w14:paraId="72A9FD5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5" w:type="dxa"/>
            <w:noWrap/>
            <w:hideMark/>
          </w:tcPr>
          <w:p w14:paraId="7E685BC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0494C5A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75</w:t>
            </w:r>
          </w:p>
        </w:tc>
      </w:tr>
      <w:tr w:rsidR="0056635C" w:rsidRPr="00C01E0A" w14:paraId="729F1AD1"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5DA62A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500" w:type="dxa"/>
            <w:noWrap/>
            <w:hideMark/>
          </w:tcPr>
          <w:p w14:paraId="760684E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517" w:type="dxa"/>
            <w:noWrap/>
            <w:hideMark/>
          </w:tcPr>
          <w:p w14:paraId="732506D3" w14:textId="06ED6066"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(Non-N fixing)</w:t>
            </w:r>
          </w:p>
        </w:tc>
        <w:tc>
          <w:tcPr>
            <w:tcW w:w="1296" w:type="dxa"/>
            <w:noWrap/>
            <w:hideMark/>
          </w:tcPr>
          <w:p w14:paraId="6E83D15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678" w:type="dxa"/>
            <w:noWrap/>
            <w:hideMark/>
          </w:tcPr>
          <w:p w14:paraId="5203378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2" w:type="dxa"/>
            <w:noWrap/>
            <w:hideMark/>
          </w:tcPr>
          <w:p w14:paraId="6076C53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025" w:type="dxa"/>
            <w:noWrap/>
            <w:hideMark/>
          </w:tcPr>
          <w:p w14:paraId="477869C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w:t>
            </w:r>
          </w:p>
        </w:tc>
        <w:tc>
          <w:tcPr>
            <w:tcW w:w="1025" w:type="dxa"/>
            <w:noWrap/>
            <w:hideMark/>
          </w:tcPr>
          <w:p w14:paraId="717FDEB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25" w:type="dxa"/>
            <w:noWrap/>
            <w:hideMark/>
          </w:tcPr>
          <w:p w14:paraId="519045B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5" w:type="dxa"/>
            <w:noWrap/>
            <w:hideMark/>
          </w:tcPr>
          <w:p w14:paraId="26CF1D2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62</w:t>
            </w:r>
          </w:p>
        </w:tc>
      </w:tr>
    </w:tbl>
    <w:p w14:paraId="2B5A0581" w14:textId="77777777" w:rsidR="0088060F" w:rsidRPr="00C01E0A" w:rsidRDefault="0088060F">
      <w:pPr>
        <w:jc w:val="left"/>
        <w:rPr>
          <w:rFonts w:eastAsiaTheme="majorEastAsia" w:cstheme="majorBidi"/>
          <w:b/>
          <w:iCs/>
        </w:rPr>
      </w:pPr>
      <w:r>
        <w:br w:type="page"/>
      </w:r>
    </w:p>
    <w:p w14:paraId="3570394E" w14:textId="71097034" w:rsidR="00E85142" w:rsidRPr="00C01E0A" w:rsidRDefault="003C7815" w:rsidP="00E85142">
      <w:pPr>
        <w:pStyle w:val="Tables"/>
        <w:rPr>
          <w:b w:val="0"/>
          <w:bCs/>
        </w:rPr>
      </w:pPr>
      <w:r>
        <w:lastRenderedPageBreak/>
        <w:t xml:space="preserve">TABLE 2A.S5. Effects of organic fertilizers compared with no fertilizer on a) cereal productivity, and b) soil health in cereal systems in the high-priority areas of Scenario 2A in Kenya. </w:t>
      </w:r>
      <w:r>
        <w:rPr>
          <w:b w:val="0"/>
          <w:bCs/>
        </w:rPr>
        <w:t>Positive, neutral and negative comparisons are those in which organic fertilizer improved, did not change or worsened the outcome compared with unfertilized fields. Productivity results are shown by measured crop, and soil health results by main crop, in all cases with the companion species, the type of organic input and the outcome measured. Organic (Other) refers to sawdust, and a missing companion species indicates a sole crop.</w:t>
      </w:r>
    </w:p>
    <w:tbl>
      <w:tblPr>
        <w:tblStyle w:val="ListTable3-Accent1"/>
        <w:tblW w:w="10747" w:type="dxa"/>
        <w:tblLook w:val="04A0" w:firstRow="1" w:lastRow="0" w:firstColumn="1" w:lastColumn="0" w:noHBand="0" w:noVBand="1"/>
      </w:tblPr>
      <w:tblGrid>
        <w:gridCol w:w="883"/>
        <w:gridCol w:w="1649"/>
        <w:gridCol w:w="823"/>
        <w:gridCol w:w="1195"/>
        <w:gridCol w:w="702"/>
        <w:gridCol w:w="1119"/>
        <w:gridCol w:w="1093"/>
        <w:gridCol w:w="1093"/>
        <w:gridCol w:w="1093"/>
        <w:gridCol w:w="1097"/>
      </w:tblGrid>
      <w:tr w:rsidR="00066D0B" w:rsidRPr="00C01E0A" w14:paraId="402FD655" w14:textId="77777777" w:rsidTr="00906734">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10747" w:type="dxa"/>
            <w:gridSpan w:val="10"/>
            <w:noWrap/>
            <w:hideMark/>
          </w:tcPr>
          <w:p w14:paraId="70C13C36" w14:textId="77777777" w:rsidR="00066D0B" w:rsidRPr="00C01E0A" w:rsidRDefault="00066D0B" w:rsidP="00066D0B">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a) Cereal productivity, by measured crop, companion species, type of organic input, and outcome measured.</w:t>
            </w:r>
          </w:p>
        </w:tc>
      </w:tr>
      <w:tr w:rsidR="00066D0B" w:rsidRPr="00C01E0A" w14:paraId="457F70FC"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63E5851" w14:textId="77777777" w:rsidR="00066D0B" w:rsidRPr="00C01E0A" w:rsidRDefault="00066D0B" w:rsidP="00066D0B">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1649" w:type="dxa"/>
            <w:noWrap/>
            <w:hideMark/>
          </w:tcPr>
          <w:p w14:paraId="20CEE24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823" w:type="dxa"/>
            <w:noWrap/>
            <w:hideMark/>
          </w:tcPr>
          <w:p w14:paraId="3BCCC41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Organic input</w:t>
            </w:r>
          </w:p>
        </w:tc>
        <w:tc>
          <w:tcPr>
            <w:tcW w:w="1195" w:type="dxa"/>
            <w:noWrap/>
            <w:hideMark/>
          </w:tcPr>
          <w:p w14:paraId="398BACE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702" w:type="dxa"/>
            <w:noWrap/>
            <w:hideMark/>
          </w:tcPr>
          <w:p w14:paraId="3E75E2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119" w:type="dxa"/>
            <w:noWrap/>
            <w:hideMark/>
          </w:tcPr>
          <w:p w14:paraId="4B840E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093" w:type="dxa"/>
            <w:noWrap/>
            <w:hideMark/>
          </w:tcPr>
          <w:p w14:paraId="243AD5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093" w:type="dxa"/>
            <w:noWrap/>
            <w:hideMark/>
          </w:tcPr>
          <w:p w14:paraId="002254D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93" w:type="dxa"/>
            <w:noWrap/>
            <w:hideMark/>
          </w:tcPr>
          <w:p w14:paraId="401C627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093" w:type="dxa"/>
            <w:noWrap/>
            <w:hideMark/>
          </w:tcPr>
          <w:p w14:paraId="1BF9495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066D0B" w:rsidRPr="00C01E0A" w14:paraId="75ADCF5D"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451E6058"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3962DFE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21350C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Biosolids</w:t>
            </w:r>
          </w:p>
        </w:tc>
        <w:tc>
          <w:tcPr>
            <w:tcW w:w="1195" w:type="dxa"/>
            <w:noWrap/>
            <w:hideMark/>
          </w:tcPr>
          <w:p w14:paraId="0B3E59D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720929E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64986CF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93" w:type="dxa"/>
            <w:noWrap/>
            <w:hideMark/>
          </w:tcPr>
          <w:p w14:paraId="4699EE1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93" w:type="dxa"/>
            <w:noWrap/>
            <w:hideMark/>
          </w:tcPr>
          <w:p w14:paraId="1A4ED8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5DE57C6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47E34A7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066D0B" w:rsidRPr="00C01E0A" w14:paraId="55FDF5A8"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7F90BD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1847DDB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1810BE0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Compost</w:t>
            </w:r>
          </w:p>
        </w:tc>
        <w:tc>
          <w:tcPr>
            <w:tcW w:w="1195" w:type="dxa"/>
            <w:noWrap/>
            <w:hideMark/>
          </w:tcPr>
          <w:p w14:paraId="555797A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1C6255A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19" w:type="dxa"/>
            <w:noWrap/>
            <w:hideMark/>
          </w:tcPr>
          <w:p w14:paraId="037C11E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33</w:t>
            </w:r>
          </w:p>
        </w:tc>
        <w:tc>
          <w:tcPr>
            <w:tcW w:w="1093" w:type="dxa"/>
            <w:noWrap/>
            <w:hideMark/>
          </w:tcPr>
          <w:p w14:paraId="49C6990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32</w:t>
            </w:r>
          </w:p>
        </w:tc>
        <w:tc>
          <w:tcPr>
            <w:tcW w:w="1093" w:type="dxa"/>
            <w:noWrap/>
            <w:hideMark/>
          </w:tcPr>
          <w:p w14:paraId="62E9E63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423237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3" w:type="dxa"/>
            <w:noWrap/>
            <w:hideMark/>
          </w:tcPr>
          <w:p w14:paraId="1B959EE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97</w:t>
            </w:r>
          </w:p>
        </w:tc>
      </w:tr>
      <w:tr w:rsidR="00066D0B" w:rsidRPr="00C01E0A" w14:paraId="66D0E785"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AC623E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6E5BD75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5460111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047BC6D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702" w:type="dxa"/>
            <w:noWrap/>
            <w:hideMark/>
          </w:tcPr>
          <w:p w14:paraId="1B88F8A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70B72B5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93" w:type="dxa"/>
            <w:noWrap/>
            <w:hideMark/>
          </w:tcPr>
          <w:p w14:paraId="3E0706F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93" w:type="dxa"/>
            <w:noWrap/>
            <w:hideMark/>
          </w:tcPr>
          <w:p w14:paraId="2EA41C4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68DEDAF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48830E8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066D0B" w:rsidRPr="00C01E0A" w14:paraId="75ABD455"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774EC609"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2410369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 + Leucaena leucocephala</w:t>
            </w:r>
          </w:p>
        </w:tc>
        <w:tc>
          <w:tcPr>
            <w:tcW w:w="823" w:type="dxa"/>
            <w:noWrap/>
            <w:hideMark/>
          </w:tcPr>
          <w:p w14:paraId="1D0BFBE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6FCAAE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702" w:type="dxa"/>
            <w:noWrap/>
            <w:hideMark/>
          </w:tcPr>
          <w:p w14:paraId="4D8A7F1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553BADF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93" w:type="dxa"/>
            <w:noWrap/>
            <w:hideMark/>
          </w:tcPr>
          <w:p w14:paraId="6D8CBCA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3" w:type="dxa"/>
            <w:noWrap/>
            <w:hideMark/>
          </w:tcPr>
          <w:p w14:paraId="4B2F600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738336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w:t>
            </w:r>
          </w:p>
        </w:tc>
        <w:tc>
          <w:tcPr>
            <w:tcW w:w="1093" w:type="dxa"/>
            <w:noWrap/>
            <w:hideMark/>
          </w:tcPr>
          <w:p w14:paraId="0BC3E81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r>
      <w:tr w:rsidR="00066D0B" w:rsidRPr="00C01E0A" w14:paraId="05CE518C"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BFDA522"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2CB4E4B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32B61DE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0FA5612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702" w:type="dxa"/>
            <w:noWrap/>
            <w:hideMark/>
          </w:tcPr>
          <w:p w14:paraId="568D379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029B541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3" w:type="dxa"/>
            <w:noWrap/>
            <w:hideMark/>
          </w:tcPr>
          <w:p w14:paraId="1BF57F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3" w:type="dxa"/>
            <w:noWrap/>
            <w:hideMark/>
          </w:tcPr>
          <w:p w14:paraId="34290B2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259C88E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3" w:type="dxa"/>
            <w:noWrap/>
            <w:hideMark/>
          </w:tcPr>
          <w:p w14:paraId="013C6A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066D0B" w:rsidRPr="00C01E0A" w14:paraId="70566055"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71B1F4E"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468CE88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26C27BC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0E138C9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1F0523A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119" w:type="dxa"/>
            <w:noWrap/>
            <w:hideMark/>
          </w:tcPr>
          <w:p w14:paraId="2336346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17</w:t>
            </w:r>
          </w:p>
        </w:tc>
        <w:tc>
          <w:tcPr>
            <w:tcW w:w="1093" w:type="dxa"/>
            <w:noWrap/>
            <w:hideMark/>
          </w:tcPr>
          <w:p w14:paraId="7185591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15</w:t>
            </w:r>
          </w:p>
        </w:tc>
        <w:tc>
          <w:tcPr>
            <w:tcW w:w="1093" w:type="dxa"/>
            <w:noWrap/>
            <w:hideMark/>
          </w:tcPr>
          <w:p w14:paraId="23B7A2F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3" w:type="dxa"/>
            <w:noWrap/>
            <w:hideMark/>
          </w:tcPr>
          <w:p w14:paraId="56F4C9C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3" w:type="dxa"/>
            <w:noWrap/>
            <w:hideMark/>
          </w:tcPr>
          <w:p w14:paraId="07EED46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88</w:t>
            </w:r>
          </w:p>
        </w:tc>
      </w:tr>
      <w:tr w:rsidR="00066D0B" w:rsidRPr="00C01E0A" w14:paraId="7771F5EC"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CBA8794"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5AF0056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 + Leucaena leucocephala</w:t>
            </w:r>
          </w:p>
        </w:tc>
        <w:tc>
          <w:tcPr>
            <w:tcW w:w="823" w:type="dxa"/>
            <w:noWrap/>
            <w:hideMark/>
          </w:tcPr>
          <w:p w14:paraId="450CACB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124BCAD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00B08C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101BCB4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93" w:type="dxa"/>
            <w:noWrap/>
            <w:hideMark/>
          </w:tcPr>
          <w:p w14:paraId="155302F9"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3" w:type="dxa"/>
            <w:noWrap/>
            <w:hideMark/>
          </w:tcPr>
          <w:p w14:paraId="2CA5B9B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6CD1E2C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w:t>
            </w:r>
          </w:p>
        </w:tc>
        <w:tc>
          <w:tcPr>
            <w:tcW w:w="1093" w:type="dxa"/>
            <w:noWrap/>
            <w:hideMark/>
          </w:tcPr>
          <w:p w14:paraId="4AF6C1B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r>
      <w:tr w:rsidR="00066D0B" w:rsidRPr="00C01E0A" w14:paraId="40C8BCBE"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9F44F4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5C922A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6E6393E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Organic (Other)</w:t>
            </w:r>
          </w:p>
        </w:tc>
        <w:tc>
          <w:tcPr>
            <w:tcW w:w="1195" w:type="dxa"/>
            <w:noWrap/>
            <w:hideMark/>
          </w:tcPr>
          <w:p w14:paraId="7D2DEFB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66512CF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5338086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36</w:t>
            </w:r>
          </w:p>
        </w:tc>
        <w:tc>
          <w:tcPr>
            <w:tcW w:w="1093" w:type="dxa"/>
            <w:noWrap/>
            <w:hideMark/>
          </w:tcPr>
          <w:p w14:paraId="27A83CF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1093" w:type="dxa"/>
            <w:noWrap/>
            <w:hideMark/>
          </w:tcPr>
          <w:p w14:paraId="7C38149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0E79DF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24</w:t>
            </w:r>
          </w:p>
        </w:tc>
        <w:tc>
          <w:tcPr>
            <w:tcW w:w="1093" w:type="dxa"/>
            <w:noWrap/>
            <w:hideMark/>
          </w:tcPr>
          <w:p w14:paraId="746E268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33</w:t>
            </w:r>
          </w:p>
        </w:tc>
      </w:tr>
      <w:tr w:rsidR="00066D0B" w:rsidRPr="00C01E0A" w14:paraId="390BB773"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FFDABBF"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Sorghum</w:t>
            </w:r>
          </w:p>
        </w:tc>
        <w:tc>
          <w:tcPr>
            <w:tcW w:w="1649" w:type="dxa"/>
            <w:noWrap/>
            <w:hideMark/>
          </w:tcPr>
          <w:p w14:paraId="71B2BFB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717196B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2DB0A09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702" w:type="dxa"/>
            <w:noWrap/>
            <w:hideMark/>
          </w:tcPr>
          <w:p w14:paraId="6C0E535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19" w:type="dxa"/>
            <w:noWrap/>
            <w:hideMark/>
          </w:tcPr>
          <w:p w14:paraId="7C9F31A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22</w:t>
            </w:r>
          </w:p>
        </w:tc>
        <w:tc>
          <w:tcPr>
            <w:tcW w:w="1093" w:type="dxa"/>
            <w:noWrap/>
            <w:hideMark/>
          </w:tcPr>
          <w:p w14:paraId="02419F6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18</w:t>
            </w:r>
          </w:p>
        </w:tc>
        <w:tc>
          <w:tcPr>
            <w:tcW w:w="1093" w:type="dxa"/>
            <w:noWrap/>
            <w:hideMark/>
          </w:tcPr>
          <w:p w14:paraId="2A8C048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5895D8E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93" w:type="dxa"/>
            <w:noWrap/>
            <w:hideMark/>
          </w:tcPr>
          <w:p w14:paraId="07ADFE9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82</w:t>
            </w:r>
          </w:p>
        </w:tc>
      </w:tr>
      <w:tr w:rsidR="00066D0B" w:rsidRPr="00C01E0A" w14:paraId="1F900C1B"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11898827"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Sorghum</w:t>
            </w:r>
          </w:p>
        </w:tc>
        <w:tc>
          <w:tcPr>
            <w:tcW w:w="1649" w:type="dxa"/>
            <w:noWrap/>
            <w:hideMark/>
          </w:tcPr>
          <w:p w14:paraId="6438FDA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7969014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4C6317C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1093E11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19" w:type="dxa"/>
            <w:noWrap/>
            <w:hideMark/>
          </w:tcPr>
          <w:p w14:paraId="142E36B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14</w:t>
            </w:r>
          </w:p>
        </w:tc>
        <w:tc>
          <w:tcPr>
            <w:tcW w:w="1093" w:type="dxa"/>
            <w:noWrap/>
            <w:hideMark/>
          </w:tcPr>
          <w:p w14:paraId="4BF6201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1093" w:type="dxa"/>
            <w:noWrap/>
            <w:hideMark/>
          </w:tcPr>
          <w:p w14:paraId="3C3AC84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362170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3" w:type="dxa"/>
            <w:noWrap/>
            <w:hideMark/>
          </w:tcPr>
          <w:p w14:paraId="3BD2C30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86</w:t>
            </w:r>
          </w:p>
        </w:tc>
      </w:tr>
      <w:tr w:rsidR="00066D0B" w:rsidRPr="00C01E0A" w14:paraId="01A1EF84"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10747" w:type="dxa"/>
            <w:gridSpan w:val="10"/>
            <w:shd w:val="clear" w:color="auto" w:fill="156082" w:themeFill="accent1"/>
            <w:noWrap/>
            <w:hideMark/>
          </w:tcPr>
          <w:p w14:paraId="742D1C41" w14:textId="77777777" w:rsidR="00066D0B" w:rsidRPr="00C01E0A" w:rsidRDefault="00066D0B" w:rsidP="00066D0B">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b) Soil health in cereal systems, by main crop, companion species, type of organic input, and outcome measured.</w:t>
            </w:r>
          </w:p>
        </w:tc>
      </w:tr>
      <w:tr w:rsidR="00066D0B" w:rsidRPr="00C01E0A" w14:paraId="59903FA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C6E3ED8" w14:textId="77777777" w:rsidR="00066D0B" w:rsidRPr="00C01E0A" w:rsidRDefault="00066D0B" w:rsidP="00066D0B">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Main crop</w:t>
            </w:r>
          </w:p>
        </w:tc>
        <w:tc>
          <w:tcPr>
            <w:tcW w:w="1649" w:type="dxa"/>
            <w:noWrap/>
            <w:hideMark/>
          </w:tcPr>
          <w:p w14:paraId="6C6DBE8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823" w:type="dxa"/>
            <w:noWrap/>
            <w:hideMark/>
          </w:tcPr>
          <w:p w14:paraId="4933597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Organic input</w:t>
            </w:r>
          </w:p>
        </w:tc>
        <w:tc>
          <w:tcPr>
            <w:tcW w:w="1195" w:type="dxa"/>
            <w:noWrap/>
            <w:hideMark/>
          </w:tcPr>
          <w:p w14:paraId="51FB55E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702" w:type="dxa"/>
            <w:noWrap/>
            <w:hideMark/>
          </w:tcPr>
          <w:p w14:paraId="321CA4C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119" w:type="dxa"/>
            <w:noWrap/>
            <w:hideMark/>
          </w:tcPr>
          <w:p w14:paraId="0FE9BF1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093" w:type="dxa"/>
            <w:noWrap/>
            <w:hideMark/>
          </w:tcPr>
          <w:p w14:paraId="155548B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093" w:type="dxa"/>
            <w:noWrap/>
            <w:hideMark/>
          </w:tcPr>
          <w:p w14:paraId="03D3B9D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93" w:type="dxa"/>
            <w:noWrap/>
            <w:hideMark/>
          </w:tcPr>
          <w:p w14:paraId="6C8D8F1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093" w:type="dxa"/>
            <w:noWrap/>
            <w:hideMark/>
          </w:tcPr>
          <w:p w14:paraId="0DB7A70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066D0B" w:rsidRPr="00C01E0A" w14:paraId="1D58AE54"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DE74177"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7BC72A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22B65A2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Compost</w:t>
            </w:r>
          </w:p>
        </w:tc>
        <w:tc>
          <w:tcPr>
            <w:tcW w:w="1195" w:type="dxa"/>
            <w:noWrap/>
            <w:hideMark/>
          </w:tcPr>
          <w:p w14:paraId="48AD422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NH4</w:t>
            </w:r>
          </w:p>
        </w:tc>
        <w:tc>
          <w:tcPr>
            <w:tcW w:w="702" w:type="dxa"/>
            <w:noWrap/>
            <w:hideMark/>
          </w:tcPr>
          <w:p w14:paraId="39CF2CD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5BF895D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93" w:type="dxa"/>
            <w:noWrap/>
            <w:hideMark/>
          </w:tcPr>
          <w:p w14:paraId="6A9A23F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93" w:type="dxa"/>
            <w:noWrap/>
            <w:hideMark/>
          </w:tcPr>
          <w:p w14:paraId="36637F8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2220E12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626A26A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066D0B" w:rsidRPr="00C01E0A" w14:paraId="5A7695FE"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E249D1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0DAA52C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5A360F0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Compost</w:t>
            </w:r>
          </w:p>
        </w:tc>
        <w:tc>
          <w:tcPr>
            <w:tcW w:w="1195" w:type="dxa"/>
            <w:noWrap/>
            <w:hideMark/>
          </w:tcPr>
          <w:p w14:paraId="66EB79F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NO3</w:t>
            </w:r>
          </w:p>
        </w:tc>
        <w:tc>
          <w:tcPr>
            <w:tcW w:w="702" w:type="dxa"/>
            <w:noWrap/>
            <w:hideMark/>
          </w:tcPr>
          <w:p w14:paraId="72B33E0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615F034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93" w:type="dxa"/>
            <w:noWrap/>
            <w:hideMark/>
          </w:tcPr>
          <w:p w14:paraId="150CD2B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93" w:type="dxa"/>
            <w:noWrap/>
            <w:hideMark/>
          </w:tcPr>
          <w:p w14:paraId="27FCAB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23415D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1D9AE6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066D0B" w:rsidRPr="00C01E0A" w14:paraId="4F16BD1A"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1265251E"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4D4D9C5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357337B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Compost</w:t>
            </w:r>
          </w:p>
        </w:tc>
        <w:tc>
          <w:tcPr>
            <w:tcW w:w="1195" w:type="dxa"/>
            <w:noWrap/>
            <w:hideMark/>
          </w:tcPr>
          <w:p w14:paraId="202CD18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702" w:type="dxa"/>
            <w:noWrap/>
            <w:hideMark/>
          </w:tcPr>
          <w:p w14:paraId="726EF96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26633B6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93" w:type="dxa"/>
            <w:noWrap/>
            <w:hideMark/>
          </w:tcPr>
          <w:p w14:paraId="47EA23C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93" w:type="dxa"/>
            <w:noWrap/>
            <w:hideMark/>
          </w:tcPr>
          <w:p w14:paraId="7C6A4DF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153E1F6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0B47731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066D0B" w:rsidRPr="00C01E0A" w14:paraId="2958F60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6616B6F"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526344C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4551B29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Compost</w:t>
            </w:r>
          </w:p>
        </w:tc>
        <w:tc>
          <w:tcPr>
            <w:tcW w:w="1195" w:type="dxa"/>
            <w:noWrap/>
            <w:hideMark/>
          </w:tcPr>
          <w:p w14:paraId="6A3D758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702" w:type="dxa"/>
            <w:noWrap/>
            <w:hideMark/>
          </w:tcPr>
          <w:p w14:paraId="52D326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098416A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93" w:type="dxa"/>
            <w:noWrap/>
            <w:hideMark/>
          </w:tcPr>
          <w:p w14:paraId="2B660DD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93" w:type="dxa"/>
            <w:noWrap/>
            <w:hideMark/>
          </w:tcPr>
          <w:p w14:paraId="052EA12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68E9A5D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668C244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066D0B" w:rsidRPr="00C01E0A" w14:paraId="7A31F0B7"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4E3983A"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3A53C48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3AA87379"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6B62B46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NH4</w:t>
            </w:r>
          </w:p>
        </w:tc>
        <w:tc>
          <w:tcPr>
            <w:tcW w:w="702" w:type="dxa"/>
            <w:noWrap/>
            <w:hideMark/>
          </w:tcPr>
          <w:p w14:paraId="44AFF69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2D94B03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3" w:type="dxa"/>
            <w:noWrap/>
            <w:hideMark/>
          </w:tcPr>
          <w:p w14:paraId="3C38026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3" w:type="dxa"/>
            <w:noWrap/>
            <w:hideMark/>
          </w:tcPr>
          <w:p w14:paraId="4BC0B82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3B668E3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686B5F3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066D0B" w:rsidRPr="00C01E0A" w14:paraId="34F1A3EF"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8EC8DD8"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560A90E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6E66BE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76B264C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NO3</w:t>
            </w:r>
          </w:p>
        </w:tc>
        <w:tc>
          <w:tcPr>
            <w:tcW w:w="702" w:type="dxa"/>
            <w:noWrap/>
            <w:hideMark/>
          </w:tcPr>
          <w:p w14:paraId="34D05FC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38F77E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3" w:type="dxa"/>
            <w:noWrap/>
            <w:hideMark/>
          </w:tcPr>
          <w:p w14:paraId="09CA736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3" w:type="dxa"/>
            <w:noWrap/>
            <w:hideMark/>
          </w:tcPr>
          <w:p w14:paraId="36BAC43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36070F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47D7981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066D0B" w:rsidRPr="00C01E0A" w14:paraId="1DB4DE33"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52AE6E9"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49E93F6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143131B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3E4C621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702" w:type="dxa"/>
            <w:noWrap/>
            <w:hideMark/>
          </w:tcPr>
          <w:p w14:paraId="135CD45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119" w:type="dxa"/>
            <w:noWrap/>
            <w:hideMark/>
          </w:tcPr>
          <w:p w14:paraId="6B4A02D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093" w:type="dxa"/>
            <w:noWrap/>
            <w:hideMark/>
          </w:tcPr>
          <w:p w14:paraId="115BBCA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093" w:type="dxa"/>
            <w:noWrap/>
            <w:hideMark/>
          </w:tcPr>
          <w:p w14:paraId="07616F0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3FEDD60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2239C7D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066D0B" w:rsidRPr="00C01E0A" w14:paraId="7B07B5B1"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EBD028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7415B64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7FFE8A1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6304C5D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 (Change)</w:t>
            </w:r>
          </w:p>
        </w:tc>
        <w:tc>
          <w:tcPr>
            <w:tcW w:w="702" w:type="dxa"/>
            <w:noWrap/>
            <w:hideMark/>
          </w:tcPr>
          <w:p w14:paraId="49276E9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08CAD01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3" w:type="dxa"/>
            <w:noWrap/>
            <w:hideMark/>
          </w:tcPr>
          <w:p w14:paraId="679D69B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3" w:type="dxa"/>
            <w:noWrap/>
            <w:hideMark/>
          </w:tcPr>
          <w:p w14:paraId="1CED017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4B5D513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5600E2C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066D0B" w:rsidRPr="00C01E0A" w14:paraId="16D9454D"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71D22E4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649" w:type="dxa"/>
            <w:noWrap/>
            <w:hideMark/>
          </w:tcPr>
          <w:p w14:paraId="27453D4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264C48D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5792887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702" w:type="dxa"/>
            <w:noWrap/>
            <w:hideMark/>
          </w:tcPr>
          <w:p w14:paraId="2B891CF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119" w:type="dxa"/>
            <w:noWrap/>
            <w:hideMark/>
          </w:tcPr>
          <w:p w14:paraId="4628CEE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93" w:type="dxa"/>
            <w:noWrap/>
            <w:hideMark/>
          </w:tcPr>
          <w:p w14:paraId="26963CF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w:t>
            </w:r>
          </w:p>
        </w:tc>
        <w:tc>
          <w:tcPr>
            <w:tcW w:w="1093" w:type="dxa"/>
            <w:noWrap/>
            <w:hideMark/>
          </w:tcPr>
          <w:p w14:paraId="6CADFA1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3" w:type="dxa"/>
            <w:noWrap/>
            <w:hideMark/>
          </w:tcPr>
          <w:p w14:paraId="69612CA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3" w:type="dxa"/>
            <w:noWrap/>
            <w:hideMark/>
          </w:tcPr>
          <w:p w14:paraId="4FFC230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70</w:t>
            </w:r>
          </w:p>
        </w:tc>
      </w:tr>
      <w:tr w:rsidR="00066D0B" w:rsidRPr="00C01E0A" w14:paraId="3342D68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8444875"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Sorghum</w:t>
            </w:r>
          </w:p>
        </w:tc>
        <w:tc>
          <w:tcPr>
            <w:tcW w:w="1649" w:type="dxa"/>
            <w:noWrap/>
            <w:hideMark/>
          </w:tcPr>
          <w:p w14:paraId="5E9C6D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322CF4E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01BC8B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702" w:type="dxa"/>
            <w:noWrap/>
            <w:hideMark/>
          </w:tcPr>
          <w:p w14:paraId="3945521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336A20F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93" w:type="dxa"/>
            <w:noWrap/>
            <w:hideMark/>
          </w:tcPr>
          <w:p w14:paraId="097F2C2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3" w:type="dxa"/>
            <w:noWrap/>
            <w:hideMark/>
          </w:tcPr>
          <w:p w14:paraId="6ECC884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3" w:type="dxa"/>
            <w:noWrap/>
            <w:hideMark/>
          </w:tcPr>
          <w:p w14:paraId="37954F5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3" w:type="dxa"/>
            <w:noWrap/>
            <w:hideMark/>
          </w:tcPr>
          <w:p w14:paraId="7612333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066D0B" w:rsidRPr="00C01E0A" w14:paraId="3E73ED07"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62D29CD"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Sorghum</w:t>
            </w:r>
          </w:p>
        </w:tc>
        <w:tc>
          <w:tcPr>
            <w:tcW w:w="1649" w:type="dxa"/>
            <w:noWrap/>
            <w:hideMark/>
          </w:tcPr>
          <w:p w14:paraId="2DA963C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823" w:type="dxa"/>
            <w:noWrap/>
            <w:hideMark/>
          </w:tcPr>
          <w:p w14:paraId="5664CB7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Manure</w:t>
            </w:r>
          </w:p>
        </w:tc>
        <w:tc>
          <w:tcPr>
            <w:tcW w:w="1195" w:type="dxa"/>
            <w:noWrap/>
            <w:hideMark/>
          </w:tcPr>
          <w:p w14:paraId="73DF553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702" w:type="dxa"/>
            <w:noWrap/>
            <w:hideMark/>
          </w:tcPr>
          <w:p w14:paraId="59D54B3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66B453C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93" w:type="dxa"/>
            <w:noWrap/>
            <w:hideMark/>
          </w:tcPr>
          <w:p w14:paraId="2EFED35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3" w:type="dxa"/>
            <w:noWrap/>
            <w:hideMark/>
          </w:tcPr>
          <w:p w14:paraId="00FF30A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3" w:type="dxa"/>
            <w:noWrap/>
            <w:hideMark/>
          </w:tcPr>
          <w:p w14:paraId="58F9AA3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3" w:type="dxa"/>
            <w:noWrap/>
            <w:hideMark/>
          </w:tcPr>
          <w:p w14:paraId="7D04DBD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bl>
    <w:p w14:paraId="3306F295" w14:textId="77777777" w:rsidR="000319E7" w:rsidRPr="00C01E0A" w:rsidRDefault="000319E7">
      <w:pPr>
        <w:jc w:val="left"/>
      </w:pPr>
      <w:r>
        <w:br w:type="page"/>
      </w:r>
    </w:p>
    <w:p w14:paraId="59421CAA" w14:textId="2E415465" w:rsidR="00E37F0D" w:rsidRPr="00C01E0A" w:rsidRDefault="00E37F0D" w:rsidP="00E37F0D">
      <w:pPr>
        <w:pStyle w:val="Tables"/>
      </w:pPr>
      <w:r>
        <w:lastRenderedPageBreak/>
        <w:t xml:space="preserve">TABLE 2A.S6. Effects of mixed fertilizers, which combine an organic input or biochar with mineral fertilizer, compared with no fertilizer on a) cereal productivity, and b) soil health in cereal systems in the high-priority areas of Scenario 2A in Kenya. </w:t>
      </w:r>
      <w:r>
        <w:rPr>
          <w:b w:val="0"/>
          <w:bCs/>
        </w:rPr>
        <w:t>Positive, neutral and negative comparisons are those in which mixed fertilizer improved, did not change or worsened the outcome compared with unfertilized fields. Productivity results are shown by measured crop, and soil health results by main crop, in all cases with the companion species, the type of mixed input and the outcome measured. Organic (Other) refers to sawdust, and a missing companion species indicates a sole crop.</w:t>
      </w:r>
    </w:p>
    <w:tbl>
      <w:tblPr>
        <w:tblStyle w:val="ListTable3-Accent1"/>
        <w:tblW w:w="10720" w:type="dxa"/>
        <w:tblLook w:val="04A0" w:firstRow="1" w:lastRow="0" w:firstColumn="1" w:lastColumn="0" w:noHBand="0" w:noVBand="1"/>
      </w:tblPr>
      <w:tblGrid>
        <w:gridCol w:w="879"/>
        <w:gridCol w:w="1005"/>
        <w:gridCol w:w="1701"/>
        <w:gridCol w:w="891"/>
        <w:gridCol w:w="708"/>
        <w:gridCol w:w="1128"/>
        <w:gridCol w:w="1101"/>
        <w:gridCol w:w="1101"/>
        <w:gridCol w:w="1101"/>
        <w:gridCol w:w="1105"/>
      </w:tblGrid>
      <w:tr w:rsidR="00147FF9" w:rsidRPr="00C01E0A" w14:paraId="26474CD3" w14:textId="77777777" w:rsidTr="00906734">
        <w:trPr>
          <w:cnfStyle w:val="100000000000" w:firstRow="1" w:lastRow="0" w:firstColumn="0" w:lastColumn="0" w:oddVBand="0" w:evenVBand="0" w:oddHBand="0" w:evenHBand="0" w:firstRowFirstColumn="0" w:firstRowLastColumn="0" w:lastRowFirstColumn="0" w:lastRowLastColumn="0"/>
          <w:trHeight w:val="339"/>
        </w:trPr>
        <w:tc>
          <w:tcPr>
            <w:cnfStyle w:val="001000000100" w:firstRow="0" w:lastRow="0" w:firstColumn="1" w:lastColumn="0" w:oddVBand="0" w:evenVBand="0" w:oddHBand="0" w:evenHBand="0" w:firstRowFirstColumn="1" w:firstRowLastColumn="0" w:lastRowFirstColumn="0" w:lastRowLastColumn="0"/>
            <w:tcW w:w="10720" w:type="dxa"/>
            <w:gridSpan w:val="10"/>
            <w:noWrap/>
            <w:hideMark/>
          </w:tcPr>
          <w:p w14:paraId="70D13E13" w14:textId="506AC25E" w:rsidR="00147FF9" w:rsidRPr="00C01E0A" w:rsidRDefault="00147FF9" w:rsidP="00BD344E">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a) Cereal productivity, by measured crop, companion species, type of mixed input, and outcome measured.</w:t>
            </w:r>
          </w:p>
        </w:tc>
      </w:tr>
      <w:tr w:rsidR="00147FF9" w:rsidRPr="00C01E0A" w14:paraId="2FC367C5"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185B001D" w14:textId="77777777" w:rsidR="00147FF9" w:rsidRPr="00C01E0A" w:rsidRDefault="00147FF9" w:rsidP="00BD344E">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1005" w:type="dxa"/>
            <w:noWrap/>
            <w:hideMark/>
          </w:tcPr>
          <w:p w14:paraId="76201A9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701" w:type="dxa"/>
            <w:noWrap/>
            <w:hideMark/>
          </w:tcPr>
          <w:p w14:paraId="48AA278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Mixed input</w:t>
            </w:r>
          </w:p>
        </w:tc>
        <w:tc>
          <w:tcPr>
            <w:tcW w:w="891" w:type="dxa"/>
            <w:noWrap/>
            <w:hideMark/>
          </w:tcPr>
          <w:p w14:paraId="42BBDAF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708" w:type="dxa"/>
            <w:noWrap/>
            <w:hideMark/>
          </w:tcPr>
          <w:p w14:paraId="3BCCC71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128" w:type="dxa"/>
            <w:noWrap/>
            <w:hideMark/>
          </w:tcPr>
          <w:p w14:paraId="39FDC8F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101" w:type="dxa"/>
            <w:noWrap/>
            <w:hideMark/>
          </w:tcPr>
          <w:p w14:paraId="58148EB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101" w:type="dxa"/>
            <w:noWrap/>
            <w:hideMark/>
          </w:tcPr>
          <w:p w14:paraId="27B4DA0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101" w:type="dxa"/>
            <w:noWrap/>
            <w:hideMark/>
          </w:tcPr>
          <w:p w14:paraId="601D119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101" w:type="dxa"/>
            <w:noWrap/>
            <w:hideMark/>
          </w:tcPr>
          <w:p w14:paraId="5637A50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147FF9" w:rsidRPr="00C01E0A" w14:paraId="088A23F1"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7670C30F"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05" w:type="dxa"/>
            <w:noWrap/>
            <w:hideMark/>
          </w:tcPr>
          <w:p w14:paraId="5EF8162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6E75B73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Biochar + Inorganic Fertilizer</w:t>
            </w:r>
          </w:p>
        </w:tc>
        <w:tc>
          <w:tcPr>
            <w:tcW w:w="891" w:type="dxa"/>
            <w:noWrap/>
            <w:hideMark/>
          </w:tcPr>
          <w:p w14:paraId="3503BBC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8" w:type="dxa"/>
            <w:noWrap/>
            <w:hideMark/>
          </w:tcPr>
          <w:p w14:paraId="6B46F39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128" w:type="dxa"/>
            <w:noWrap/>
            <w:hideMark/>
          </w:tcPr>
          <w:p w14:paraId="1BFBDA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41</w:t>
            </w:r>
          </w:p>
        </w:tc>
        <w:tc>
          <w:tcPr>
            <w:tcW w:w="1101" w:type="dxa"/>
            <w:noWrap/>
            <w:hideMark/>
          </w:tcPr>
          <w:p w14:paraId="27EE91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31</w:t>
            </w:r>
          </w:p>
        </w:tc>
        <w:tc>
          <w:tcPr>
            <w:tcW w:w="1101" w:type="dxa"/>
            <w:noWrap/>
            <w:hideMark/>
          </w:tcPr>
          <w:p w14:paraId="06450DA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22285A2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101" w:type="dxa"/>
            <w:noWrap/>
            <w:hideMark/>
          </w:tcPr>
          <w:p w14:paraId="0117C91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76</w:t>
            </w:r>
          </w:p>
        </w:tc>
      </w:tr>
      <w:tr w:rsidR="00147FF9" w:rsidRPr="00C01E0A" w14:paraId="6CE6D7D2"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6918AF3"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05" w:type="dxa"/>
            <w:noWrap/>
            <w:hideMark/>
          </w:tcPr>
          <w:p w14:paraId="088C6CA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Soybean</w:t>
            </w:r>
          </w:p>
        </w:tc>
        <w:tc>
          <w:tcPr>
            <w:tcW w:w="1701" w:type="dxa"/>
            <w:noWrap/>
            <w:hideMark/>
          </w:tcPr>
          <w:p w14:paraId="0E31E34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Biochar + Inorganic Fertilizer + Inorganic Micronutrients Inputs</w:t>
            </w:r>
          </w:p>
        </w:tc>
        <w:tc>
          <w:tcPr>
            <w:tcW w:w="891" w:type="dxa"/>
            <w:noWrap/>
            <w:hideMark/>
          </w:tcPr>
          <w:p w14:paraId="2AE981C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8" w:type="dxa"/>
            <w:noWrap/>
            <w:hideMark/>
          </w:tcPr>
          <w:p w14:paraId="5B2548D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28" w:type="dxa"/>
            <w:noWrap/>
            <w:hideMark/>
          </w:tcPr>
          <w:p w14:paraId="4069841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26</w:t>
            </w:r>
          </w:p>
        </w:tc>
        <w:tc>
          <w:tcPr>
            <w:tcW w:w="1101" w:type="dxa"/>
            <w:noWrap/>
            <w:hideMark/>
          </w:tcPr>
          <w:p w14:paraId="2AFCD0C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26</w:t>
            </w:r>
          </w:p>
        </w:tc>
        <w:tc>
          <w:tcPr>
            <w:tcW w:w="1101" w:type="dxa"/>
            <w:noWrap/>
            <w:hideMark/>
          </w:tcPr>
          <w:p w14:paraId="3FE2302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635DCAB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2036AF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147FF9" w:rsidRPr="00C01E0A" w14:paraId="7FC45A8E"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EF2796A"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05" w:type="dxa"/>
            <w:noWrap/>
            <w:hideMark/>
          </w:tcPr>
          <w:p w14:paraId="6728C78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227B4EC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Inorganic Micronutrients Inputs + Manure</w:t>
            </w:r>
          </w:p>
        </w:tc>
        <w:tc>
          <w:tcPr>
            <w:tcW w:w="891" w:type="dxa"/>
            <w:noWrap/>
            <w:hideMark/>
          </w:tcPr>
          <w:p w14:paraId="6F8AD04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8" w:type="dxa"/>
            <w:noWrap/>
            <w:hideMark/>
          </w:tcPr>
          <w:p w14:paraId="3B64604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28" w:type="dxa"/>
            <w:noWrap/>
            <w:hideMark/>
          </w:tcPr>
          <w:p w14:paraId="14CD3CD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01" w:type="dxa"/>
            <w:noWrap/>
            <w:hideMark/>
          </w:tcPr>
          <w:p w14:paraId="20A493F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01" w:type="dxa"/>
            <w:noWrap/>
            <w:hideMark/>
          </w:tcPr>
          <w:p w14:paraId="64CC847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1502324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10509DD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147FF9" w:rsidRPr="00C01E0A" w14:paraId="2031A303"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AD2F9CA"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05" w:type="dxa"/>
            <w:noWrap/>
            <w:hideMark/>
          </w:tcPr>
          <w:p w14:paraId="7AC58C2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079DAE5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Manure</w:t>
            </w:r>
          </w:p>
        </w:tc>
        <w:tc>
          <w:tcPr>
            <w:tcW w:w="891" w:type="dxa"/>
            <w:noWrap/>
            <w:hideMark/>
          </w:tcPr>
          <w:p w14:paraId="4736569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708" w:type="dxa"/>
            <w:noWrap/>
            <w:hideMark/>
          </w:tcPr>
          <w:p w14:paraId="0AA4928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128" w:type="dxa"/>
            <w:noWrap/>
            <w:hideMark/>
          </w:tcPr>
          <w:p w14:paraId="6697382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26</w:t>
            </w:r>
          </w:p>
        </w:tc>
        <w:tc>
          <w:tcPr>
            <w:tcW w:w="1101" w:type="dxa"/>
            <w:noWrap/>
            <w:hideMark/>
          </w:tcPr>
          <w:p w14:paraId="5252704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25</w:t>
            </w:r>
          </w:p>
        </w:tc>
        <w:tc>
          <w:tcPr>
            <w:tcW w:w="1101" w:type="dxa"/>
            <w:noWrap/>
            <w:hideMark/>
          </w:tcPr>
          <w:p w14:paraId="3FAA6FD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01" w:type="dxa"/>
            <w:noWrap/>
            <w:hideMark/>
          </w:tcPr>
          <w:p w14:paraId="08927F3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7726A26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96</w:t>
            </w:r>
          </w:p>
        </w:tc>
      </w:tr>
      <w:tr w:rsidR="00147FF9" w:rsidRPr="00C01E0A" w14:paraId="4FB3F4E9"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B47702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05" w:type="dxa"/>
            <w:noWrap/>
            <w:hideMark/>
          </w:tcPr>
          <w:p w14:paraId="6EA6354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7956A59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Manure</w:t>
            </w:r>
          </w:p>
        </w:tc>
        <w:tc>
          <w:tcPr>
            <w:tcW w:w="891" w:type="dxa"/>
            <w:noWrap/>
            <w:hideMark/>
          </w:tcPr>
          <w:p w14:paraId="0C1C09CC"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8" w:type="dxa"/>
            <w:noWrap/>
            <w:hideMark/>
          </w:tcPr>
          <w:p w14:paraId="2AB08C8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w:t>
            </w:r>
          </w:p>
        </w:tc>
        <w:tc>
          <w:tcPr>
            <w:tcW w:w="1128" w:type="dxa"/>
            <w:noWrap/>
            <w:hideMark/>
          </w:tcPr>
          <w:p w14:paraId="520C2AC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32</w:t>
            </w:r>
          </w:p>
        </w:tc>
        <w:tc>
          <w:tcPr>
            <w:tcW w:w="1101" w:type="dxa"/>
            <w:noWrap/>
            <w:hideMark/>
          </w:tcPr>
          <w:p w14:paraId="37D2DBC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31</w:t>
            </w:r>
          </w:p>
        </w:tc>
        <w:tc>
          <w:tcPr>
            <w:tcW w:w="1101" w:type="dxa"/>
            <w:noWrap/>
            <w:hideMark/>
          </w:tcPr>
          <w:p w14:paraId="2F4745C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5C4DACC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01" w:type="dxa"/>
            <w:noWrap/>
            <w:hideMark/>
          </w:tcPr>
          <w:p w14:paraId="2AE9357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97</w:t>
            </w:r>
          </w:p>
        </w:tc>
      </w:tr>
      <w:tr w:rsidR="00147FF9" w:rsidRPr="00C01E0A" w14:paraId="5E3422B0"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45C765B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05" w:type="dxa"/>
            <w:noWrap/>
            <w:hideMark/>
          </w:tcPr>
          <w:p w14:paraId="0D95D38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47DFD44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Organic (Other)</w:t>
            </w:r>
          </w:p>
        </w:tc>
        <w:tc>
          <w:tcPr>
            <w:tcW w:w="891" w:type="dxa"/>
            <w:noWrap/>
            <w:hideMark/>
          </w:tcPr>
          <w:p w14:paraId="70DF8E8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8" w:type="dxa"/>
            <w:noWrap/>
            <w:hideMark/>
          </w:tcPr>
          <w:p w14:paraId="4B6B5F4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28" w:type="dxa"/>
            <w:noWrap/>
            <w:hideMark/>
          </w:tcPr>
          <w:p w14:paraId="7133146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36</w:t>
            </w:r>
          </w:p>
        </w:tc>
        <w:tc>
          <w:tcPr>
            <w:tcW w:w="1101" w:type="dxa"/>
            <w:noWrap/>
            <w:hideMark/>
          </w:tcPr>
          <w:p w14:paraId="4FA2F66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22</w:t>
            </w:r>
          </w:p>
        </w:tc>
        <w:tc>
          <w:tcPr>
            <w:tcW w:w="1101" w:type="dxa"/>
            <w:noWrap/>
            <w:hideMark/>
          </w:tcPr>
          <w:p w14:paraId="39D2D95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68E9440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14</w:t>
            </w:r>
          </w:p>
        </w:tc>
        <w:tc>
          <w:tcPr>
            <w:tcW w:w="1101" w:type="dxa"/>
            <w:noWrap/>
            <w:hideMark/>
          </w:tcPr>
          <w:p w14:paraId="57E3EE2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61</w:t>
            </w:r>
          </w:p>
        </w:tc>
      </w:tr>
      <w:tr w:rsidR="00147FF9" w:rsidRPr="00C01E0A" w14:paraId="7793499F"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11238F95"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Sorghum</w:t>
            </w:r>
          </w:p>
        </w:tc>
        <w:tc>
          <w:tcPr>
            <w:tcW w:w="1005" w:type="dxa"/>
            <w:noWrap/>
            <w:hideMark/>
          </w:tcPr>
          <w:p w14:paraId="1C48123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13EF553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Manure</w:t>
            </w:r>
          </w:p>
        </w:tc>
        <w:tc>
          <w:tcPr>
            <w:tcW w:w="891" w:type="dxa"/>
            <w:noWrap/>
            <w:hideMark/>
          </w:tcPr>
          <w:p w14:paraId="5FA60B2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708" w:type="dxa"/>
            <w:noWrap/>
            <w:hideMark/>
          </w:tcPr>
          <w:p w14:paraId="0005E88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28" w:type="dxa"/>
            <w:noWrap/>
            <w:hideMark/>
          </w:tcPr>
          <w:p w14:paraId="7DB5457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32</w:t>
            </w:r>
          </w:p>
        </w:tc>
        <w:tc>
          <w:tcPr>
            <w:tcW w:w="1101" w:type="dxa"/>
            <w:noWrap/>
            <w:hideMark/>
          </w:tcPr>
          <w:p w14:paraId="2E371E0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24</w:t>
            </w:r>
          </w:p>
        </w:tc>
        <w:tc>
          <w:tcPr>
            <w:tcW w:w="1101" w:type="dxa"/>
            <w:noWrap/>
            <w:hideMark/>
          </w:tcPr>
          <w:p w14:paraId="1387EFE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610B1FF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101" w:type="dxa"/>
            <w:noWrap/>
            <w:hideMark/>
          </w:tcPr>
          <w:p w14:paraId="02D66FF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75</w:t>
            </w:r>
          </w:p>
        </w:tc>
      </w:tr>
      <w:tr w:rsidR="00147FF9" w:rsidRPr="00C01E0A" w14:paraId="22C4017B"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87C5D9C"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Sorghum</w:t>
            </w:r>
          </w:p>
        </w:tc>
        <w:tc>
          <w:tcPr>
            <w:tcW w:w="1005" w:type="dxa"/>
            <w:noWrap/>
            <w:hideMark/>
          </w:tcPr>
          <w:p w14:paraId="06201C6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18EDDF5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Manure</w:t>
            </w:r>
          </w:p>
        </w:tc>
        <w:tc>
          <w:tcPr>
            <w:tcW w:w="891" w:type="dxa"/>
            <w:noWrap/>
            <w:hideMark/>
          </w:tcPr>
          <w:p w14:paraId="789D596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8" w:type="dxa"/>
            <w:noWrap/>
            <w:hideMark/>
          </w:tcPr>
          <w:p w14:paraId="477CA87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28" w:type="dxa"/>
            <w:noWrap/>
            <w:hideMark/>
          </w:tcPr>
          <w:p w14:paraId="14583028"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20</w:t>
            </w:r>
          </w:p>
        </w:tc>
        <w:tc>
          <w:tcPr>
            <w:tcW w:w="1101" w:type="dxa"/>
            <w:noWrap/>
            <w:hideMark/>
          </w:tcPr>
          <w:p w14:paraId="163C2E3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19</w:t>
            </w:r>
          </w:p>
        </w:tc>
        <w:tc>
          <w:tcPr>
            <w:tcW w:w="1101" w:type="dxa"/>
            <w:noWrap/>
            <w:hideMark/>
          </w:tcPr>
          <w:p w14:paraId="1DC6035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01" w:type="dxa"/>
            <w:noWrap/>
            <w:hideMark/>
          </w:tcPr>
          <w:p w14:paraId="507A269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792886B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95</w:t>
            </w:r>
          </w:p>
        </w:tc>
      </w:tr>
      <w:tr w:rsidR="00147FF9" w:rsidRPr="00C01E0A" w14:paraId="549A135C"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10720" w:type="dxa"/>
            <w:gridSpan w:val="10"/>
            <w:shd w:val="clear" w:color="auto" w:fill="156082" w:themeFill="accent1"/>
            <w:noWrap/>
            <w:hideMark/>
          </w:tcPr>
          <w:p w14:paraId="547982C1" w14:textId="55370D49" w:rsidR="00147FF9" w:rsidRPr="00C01E0A" w:rsidRDefault="00147FF9" w:rsidP="00BD344E">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b) Soil health in cereal systems, by main crop, companion species, type of mixed input, and outcome measured.</w:t>
            </w:r>
          </w:p>
        </w:tc>
      </w:tr>
      <w:tr w:rsidR="00147FF9" w:rsidRPr="00C01E0A" w14:paraId="2EDB0311"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5E583D1" w14:textId="77777777" w:rsidR="00147FF9" w:rsidRPr="00C01E0A" w:rsidRDefault="00147FF9" w:rsidP="00BD344E">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Main crop</w:t>
            </w:r>
          </w:p>
        </w:tc>
        <w:tc>
          <w:tcPr>
            <w:tcW w:w="1005" w:type="dxa"/>
            <w:noWrap/>
            <w:hideMark/>
          </w:tcPr>
          <w:p w14:paraId="40FEC92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701" w:type="dxa"/>
            <w:noWrap/>
            <w:hideMark/>
          </w:tcPr>
          <w:p w14:paraId="0976FFE3"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Mixed input</w:t>
            </w:r>
          </w:p>
        </w:tc>
        <w:tc>
          <w:tcPr>
            <w:tcW w:w="891" w:type="dxa"/>
            <w:noWrap/>
            <w:hideMark/>
          </w:tcPr>
          <w:p w14:paraId="3543557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708" w:type="dxa"/>
            <w:noWrap/>
            <w:hideMark/>
          </w:tcPr>
          <w:p w14:paraId="7332CAA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128" w:type="dxa"/>
            <w:noWrap/>
            <w:hideMark/>
          </w:tcPr>
          <w:p w14:paraId="7E95AF13"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101" w:type="dxa"/>
            <w:noWrap/>
            <w:hideMark/>
          </w:tcPr>
          <w:p w14:paraId="4F6A6B8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101" w:type="dxa"/>
            <w:noWrap/>
            <w:hideMark/>
          </w:tcPr>
          <w:p w14:paraId="40AB1A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101" w:type="dxa"/>
            <w:noWrap/>
            <w:hideMark/>
          </w:tcPr>
          <w:p w14:paraId="7F27EDD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101" w:type="dxa"/>
            <w:noWrap/>
            <w:hideMark/>
          </w:tcPr>
          <w:p w14:paraId="39DB586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147FF9" w:rsidRPr="00C01E0A" w14:paraId="02953C7B"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3117DFE"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05" w:type="dxa"/>
            <w:noWrap/>
            <w:hideMark/>
          </w:tcPr>
          <w:p w14:paraId="711B327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3B6B099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Biochar + Inorganic Fertilizer</w:t>
            </w:r>
          </w:p>
        </w:tc>
        <w:tc>
          <w:tcPr>
            <w:tcW w:w="891" w:type="dxa"/>
            <w:noWrap/>
            <w:hideMark/>
          </w:tcPr>
          <w:p w14:paraId="145BDF7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708" w:type="dxa"/>
            <w:noWrap/>
            <w:hideMark/>
          </w:tcPr>
          <w:p w14:paraId="2398AA8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28" w:type="dxa"/>
            <w:noWrap/>
            <w:hideMark/>
          </w:tcPr>
          <w:p w14:paraId="32D1DB4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101" w:type="dxa"/>
            <w:noWrap/>
            <w:hideMark/>
          </w:tcPr>
          <w:p w14:paraId="37D5E00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2301217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7D6DF51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101" w:type="dxa"/>
            <w:noWrap/>
            <w:hideMark/>
          </w:tcPr>
          <w:p w14:paraId="7E61A21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147FF9" w:rsidRPr="00C01E0A" w14:paraId="3B2C17DA"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23DFD99"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05" w:type="dxa"/>
            <w:noWrap/>
            <w:hideMark/>
          </w:tcPr>
          <w:p w14:paraId="0F3691E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3B891C8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Manure</w:t>
            </w:r>
          </w:p>
        </w:tc>
        <w:tc>
          <w:tcPr>
            <w:tcW w:w="891" w:type="dxa"/>
            <w:noWrap/>
            <w:hideMark/>
          </w:tcPr>
          <w:p w14:paraId="1618EC78"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Moisture</w:t>
            </w:r>
          </w:p>
        </w:tc>
        <w:tc>
          <w:tcPr>
            <w:tcW w:w="708" w:type="dxa"/>
            <w:noWrap/>
            <w:hideMark/>
          </w:tcPr>
          <w:p w14:paraId="5534879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28" w:type="dxa"/>
            <w:noWrap/>
            <w:hideMark/>
          </w:tcPr>
          <w:p w14:paraId="5B4391F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41</w:t>
            </w:r>
          </w:p>
        </w:tc>
        <w:tc>
          <w:tcPr>
            <w:tcW w:w="1101" w:type="dxa"/>
            <w:noWrap/>
            <w:hideMark/>
          </w:tcPr>
          <w:p w14:paraId="4A42805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30</w:t>
            </w:r>
          </w:p>
        </w:tc>
        <w:tc>
          <w:tcPr>
            <w:tcW w:w="1101" w:type="dxa"/>
            <w:noWrap/>
            <w:hideMark/>
          </w:tcPr>
          <w:p w14:paraId="7442C03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3FD47DF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11</w:t>
            </w:r>
          </w:p>
        </w:tc>
        <w:tc>
          <w:tcPr>
            <w:tcW w:w="1101" w:type="dxa"/>
            <w:noWrap/>
            <w:hideMark/>
          </w:tcPr>
          <w:p w14:paraId="55F1E00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73</w:t>
            </w:r>
          </w:p>
        </w:tc>
      </w:tr>
      <w:tr w:rsidR="00147FF9" w:rsidRPr="00C01E0A" w14:paraId="485EA37E"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59BDF9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05" w:type="dxa"/>
            <w:noWrap/>
            <w:hideMark/>
          </w:tcPr>
          <w:p w14:paraId="67DD4BB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2FAE9D9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Manure</w:t>
            </w:r>
          </w:p>
        </w:tc>
        <w:tc>
          <w:tcPr>
            <w:tcW w:w="891" w:type="dxa"/>
            <w:noWrap/>
            <w:hideMark/>
          </w:tcPr>
          <w:p w14:paraId="58E0C28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708" w:type="dxa"/>
            <w:noWrap/>
            <w:hideMark/>
          </w:tcPr>
          <w:p w14:paraId="4194C8D5"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128" w:type="dxa"/>
            <w:noWrap/>
            <w:hideMark/>
          </w:tcPr>
          <w:p w14:paraId="03E967E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w:t>
            </w:r>
          </w:p>
        </w:tc>
        <w:tc>
          <w:tcPr>
            <w:tcW w:w="1101" w:type="dxa"/>
            <w:noWrap/>
            <w:hideMark/>
          </w:tcPr>
          <w:p w14:paraId="2C43B8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101" w:type="dxa"/>
            <w:noWrap/>
            <w:hideMark/>
          </w:tcPr>
          <w:p w14:paraId="3CFE479B"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020DDF4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01" w:type="dxa"/>
            <w:noWrap/>
            <w:hideMark/>
          </w:tcPr>
          <w:p w14:paraId="693C463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86</w:t>
            </w:r>
          </w:p>
        </w:tc>
      </w:tr>
      <w:tr w:rsidR="00147FF9" w:rsidRPr="00C01E0A" w14:paraId="43BAAB85"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71B2FEC0"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05" w:type="dxa"/>
            <w:noWrap/>
            <w:hideMark/>
          </w:tcPr>
          <w:p w14:paraId="7AE3EDC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1524F56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Manure</w:t>
            </w:r>
          </w:p>
        </w:tc>
        <w:tc>
          <w:tcPr>
            <w:tcW w:w="891" w:type="dxa"/>
            <w:noWrap/>
            <w:hideMark/>
          </w:tcPr>
          <w:p w14:paraId="45E861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 (Change)</w:t>
            </w:r>
          </w:p>
        </w:tc>
        <w:tc>
          <w:tcPr>
            <w:tcW w:w="708" w:type="dxa"/>
            <w:noWrap/>
            <w:hideMark/>
          </w:tcPr>
          <w:p w14:paraId="7EF4B58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28" w:type="dxa"/>
            <w:noWrap/>
            <w:hideMark/>
          </w:tcPr>
          <w:p w14:paraId="0CE49D1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01" w:type="dxa"/>
            <w:noWrap/>
            <w:hideMark/>
          </w:tcPr>
          <w:p w14:paraId="396B32E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01" w:type="dxa"/>
            <w:noWrap/>
            <w:hideMark/>
          </w:tcPr>
          <w:p w14:paraId="608BAC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6954E93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798378B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147FF9" w:rsidRPr="00C01E0A" w14:paraId="5A2E15BB"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B52D937"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05" w:type="dxa"/>
            <w:noWrap/>
            <w:hideMark/>
          </w:tcPr>
          <w:p w14:paraId="6464134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6E43A39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Manure</w:t>
            </w:r>
          </w:p>
        </w:tc>
        <w:tc>
          <w:tcPr>
            <w:tcW w:w="891" w:type="dxa"/>
            <w:noWrap/>
            <w:hideMark/>
          </w:tcPr>
          <w:p w14:paraId="33E8B9AB"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708" w:type="dxa"/>
            <w:noWrap/>
            <w:hideMark/>
          </w:tcPr>
          <w:p w14:paraId="0227A3E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128" w:type="dxa"/>
            <w:noWrap/>
            <w:hideMark/>
          </w:tcPr>
          <w:p w14:paraId="45C6782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w:t>
            </w:r>
          </w:p>
        </w:tc>
        <w:tc>
          <w:tcPr>
            <w:tcW w:w="1101" w:type="dxa"/>
            <w:noWrap/>
            <w:hideMark/>
          </w:tcPr>
          <w:p w14:paraId="69FD523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101" w:type="dxa"/>
            <w:noWrap/>
            <w:hideMark/>
          </w:tcPr>
          <w:p w14:paraId="36478F6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7255153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01" w:type="dxa"/>
            <w:noWrap/>
            <w:hideMark/>
          </w:tcPr>
          <w:p w14:paraId="451BE50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86</w:t>
            </w:r>
          </w:p>
        </w:tc>
      </w:tr>
      <w:tr w:rsidR="00147FF9" w:rsidRPr="00C01E0A" w14:paraId="6583DD88"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5049F1F"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Sorghum</w:t>
            </w:r>
          </w:p>
        </w:tc>
        <w:tc>
          <w:tcPr>
            <w:tcW w:w="1005" w:type="dxa"/>
            <w:noWrap/>
            <w:hideMark/>
          </w:tcPr>
          <w:p w14:paraId="0D59293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308F5C0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Manure</w:t>
            </w:r>
          </w:p>
        </w:tc>
        <w:tc>
          <w:tcPr>
            <w:tcW w:w="891" w:type="dxa"/>
            <w:noWrap/>
            <w:hideMark/>
          </w:tcPr>
          <w:p w14:paraId="06CB51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708" w:type="dxa"/>
            <w:noWrap/>
            <w:hideMark/>
          </w:tcPr>
          <w:p w14:paraId="4105D2C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28" w:type="dxa"/>
            <w:noWrap/>
            <w:hideMark/>
          </w:tcPr>
          <w:p w14:paraId="17746D6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101" w:type="dxa"/>
            <w:noWrap/>
            <w:hideMark/>
          </w:tcPr>
          <w:p w14:paraId="68967A2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01" w:type="dxa"/>
            <w:noWrap/>
            <w:hideMark/>
          </w:tcPr>
          <w:p w14:paraId="6FD8698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5C545D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101" w:type="dxa"/>
            <w:noWrap/>
            <w:hideMark/>
          </w:tcPr>
          <w:p w14:paraId="2B8341E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25</w:t>
            </w:r>
          </w:p>
        </w:tc>
      </w:tr>
      <w:tr w:rsidR="00147FF9" w:rsidRPr="00C01E0A" w14:paraId="1C210EC5"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0ED6A777"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Sorghum</w:t>
            </w:r>
          </w:p>
        </w:tc>
        <w:tc>
          <w:tcPr>
            <w:tcW w:w="1005" w:type="dxa"/>
            <w:noWrap/>
            <w:hideMark/>
          </w:tcPr>
          <w:p w14:paraId="5BE339C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701" w:type="dxa"/>
            <w:noWrap/>
            <w:hideMark/>
          </w:tcPr>
          <w:p w14:paraId="372C4DF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Manure</w:t>
            </w:r>
          </w:p>
        </w:tc>
        <w:tc>
          <w:tcPr>
            <w:tcW w:w="891" w:type="dxa"/>
            <w:noWrap/>
            <w:hideMark/>
          </w:tcPr>
          <w:p w14:paraId="39B7482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708" w:type="dxa"/>
            <w:noWrap/>
            <w:hideMark/>
          </w:tcPr>
          <w:p w14:paraId="4757068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28" w:type="dxa"/>
            <w:noWrap/>
            <w:hideMark/>
          </w:tcPr>
          <w:p w14:paraId="70A37D5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101" w:type="dxa"/>
            <w:noWrap/>
            <w:hideMark/>
          </w:tcPr>
          <w:p w14:paraId="4B0CEAF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101" w:type="dxa"/>
            <w:noWrap/>
            <w:hideMark/>
          </w:tcPr>
          <w:p w14:paraId="499FF18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01" w:type="dxa"/>
            <w:noWrap/>
            <w:hideMark/>
          </w:tcPr>
          <w:p w14:paraId="1800DCE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01" w:type="dxa"/>
            <w:noWrap/>
            <w:hideMark/>
          </w:tcPr>
          <w:p w14:paraId="742720C5"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75</w:t>
            </w:r>
          </w:p>
        </w:tc>
      </w:tr>
    </w:tbl>
    <w:p w14:paraId="54B5BA7A" w14:textId="77777777" w:rsidR="004C1398" w:rsidRPr="00C01E0A" w:rsidRDefault="004C1398">
      <w:pPr>
        <w:jc w:val="left"/>
      </w:pPr>
      <w:r>
        <w:br w:type="page"/>
      </w:r>
    </w:p>
    <w:p w14:paraId="4566D216" w14:textId="20C41ECE" w:rsidR="003B0654" w:rsidRPr="00C01E0A" w:rsidRDefault="00861C4F" w:rsidP="00861C4F">
      <w:pPr>
        <w:pStyle w:val="Tables"/>
        <w:rPr>
          <w:b w:val="0"/>
        </w:rPr>
      </w:pPr>
      <w:r>
        <w:lastRenderedPageBreak/>
        <w:t xml:space="preserve">TABLE 2A.S7. Effects of intercropping compared with monoculture on a) cereal productivity, and b) resilience to pests and weeds in cereal systems in the high-priority areas of Scenario 2A in Kenya. </w:t>
      </w:r>
      <w:r>
        <w:rPr>
          <w:b w:val="0"/>
        </w:rPr>
        <w:t xml:space="preserve">Positive, neutral and negative comparisons are those in which intercropping improved, did not change or worsened the outcome compared with the cereal grown alone. For resilience to pests and weeds, a decrease in the number of Striga plants or thrips, or in the damage caused by stem borers, was counted as an improvement. Productivity results are shown by measured crop, and resilience results by main crop, in all cases with the companion species, the intercrop type and the outcome measured. Companion species are the species grown with the cereal in the intercrop. Intercrops are classified as push-pull systems, in which cereals are intercropped with </w:t>
      </w:r>
      <w:r>
        <w:rPr>
          <w:b w:val="0"/>
          <w:i/>
          <w:iCs w:val="0"/>
        </w:rPr>
        <w:t>Desmodium spp</w:t>
      </w:r>
      <w:r>
        <w:rPr>
          <w:b w:val="0"/>
        </w:rPr>
        <w:t xml:space="preserve">. and sometimes bordered by Napier grass or </w:t>
      </w:r>
      <w:r>
        <w:rPr>
          <w:b w:val="0"/>
          <w:i/>
          <w:iCs w:val="0"/>
        </w:rPr>
        <w:t>Brachiaria</w:t>
      </w:r>
      <w:r>
        <w:rPr>
          <w:b w:val="0"/>
        </w:rPr>
        <w:t>, intercrops with another nitrogen-fixing species, and intercrops without a nitrogen-fixing species.</w:t>
      </w:r>
    </w:p>
    <w:tbl>
      <w:tblPr>
        <w:tblStyle w:val="ListTable3-Accent1"/>
        <w:tblW w:w="10644" w:type="dxa"/>
        <w:tblLook w:val="04A0" w:firstRow="1" w:lastRow="0" w:firstColumn="1" w:lastColumn="0" w:noHBand="0" w:noVBand="1"/>
      </w:tblPr>
      <w:tblGrid>
        <w:gridCol w:w="805"/>
        <w:gridCol w:w="1597"/>
        <w:gridCol w:w="1320"/>
        <w:gridCol w:w="1590"/>
        <w:gridCol w:w="640"/>
        <w:gridCol w:w="972"/>
        <w:gridCol w:w="957"/>
        <w:gridCol w:w="957"/>
        <w:gridCol w:w="957"/>
        <w:gridCol w:w="972"/>
      </w:tblGrid>
      <w:tr w:rsidR="00A607AE" w:rsidRPr="00C01E0A" w14:paraId="0D026CD2" w14:textId="77777777" w:rsidTr="00F27B0B">
        <w:trPr>
          <w:cnfStyle w:val="100000000000" w:firstRow="1" w:lastRow="0" w:firstColumn="0" w:lastColumn="0" w:oddVBand="0" w:evenVBand="0" w:oddHBand="0" w:evenHBand="0" w:firstRowFirstColumn="0" w:firstRowLastColumn="0" w:lastRowFirstColumn="0" w:lastRowLastColumn="0"/>
          <w:trHeight w:val="306"/>
        </w:trPr>
        <w:tc>
          <w:tcPr>
            <w:cnfStyle w:val="001000000100" w:firstRow="0" w:lastRow="0" w:firstColumn="1" w:lastColumn="0" w:oddVBand="0" w:evenVBand="0" w:oddHBand="0" w:evenHBand="0" w:firstRowFirstColumn="1" w:firstRowLastColumn="0" w:lastRowFirstColumn="0" w:lastRowLastColumn="0"/>
            <w:tcW w:w="10644" w:type="dxa"/>
            <w:gridSpan w:val="10"/>
            <w:noWrap/>
            <w:hideMark/>
          </w:tcPr>
          <w:p w14:paraId="3947A7F0" w14:textId="43C2843A" w:rsidR="00A607AE" w:rsidRPr="00C01E0A" w:rsidRDefault="00A607AE" w:rsidP="00A607AE">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a) Cereal productivity, by measured crop, companion species, intercrop type, and outcome measured.</w:t>
            </w:r>
          </w:p>
        </w:tc>
      </w:tr>
      <w:tr w:rsidR="00A607AE" w:rsidRPr="00C01E0A" w14:paraId="4B769A1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1156478" w14:textId="77777777" w:rsidR="00A607AE" w:rsidRPr="00C01E0A" w:rsidRDefault="00A607AE" w:rsidP="00A607AE">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1743" w:type="dxa"/>
            <w:noWrap/>
            <w:hideMark/>
          </w:tcPr>
          <w:p w14:paraId="1CBC219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437" w:type="dxa"/>
            <w:noWrap/>
            <w:hideMark/>
          </w:tcPr>
          <w:p w14:paraId="786086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Intercrop type</w:t>
            </w:r>
          </w:p>
        </w:tc>
        <w:tc>
          <w:tcPr>
            <w:tcW w:w="1735" w:type="dxa"/>
            <w:noWrap/>
            <w:hideMark/>
          </w:tcPr>
          <w:p w14:paraId="2A17998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436" w:type="dxa"/>
            <w:noWrap/>
            <w:hideMark/>
          </w:tcPr>
          <w:p w14:paraId="6668DD7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695" w:type="dxa"/>
            <w:noWrap/>
            <w:hideMark/>
          </w:tcPr>
          <w:p w14:paraId="600575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949" w:type="dxa"/>
            <w:noWrap/>
            <w:hideMark/>
          </w:tcPr>
          <w:p w14:paraId="4C7C639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933" w:type="dxa"/>
            <w:noWrap/>
            <w:hideMark/>
          </w:tcPr>
          <w:p w14:paraId="5B0573D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990" w:type="dxa"/>
            <w:noWrap/>
            <w:hideMark/>
          </w:tcPr>
          <w:p w14:paraId="7B3AE79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052" w:type="dxa"/>
            <w:noWrap/>
            <w:hideMark/>
          </w:tcPr>
          <w:p w14:paraId="1DD33A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A607AE" w:rsidRPr="00C01E0A" w14:paraId="145CC3F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02E47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Finger Millet</w:t>
            </w:r>
          </w:p>
        </w:tc>
        <w:tc>
          <w:tcPr>
            <w:tcW w:w="1743" w:type="dxa"/>
            <w:noWrap/>
            <w:hideMark/>
          </w:tcPr>
          <w:p w14:paraId="2A0356D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Desmodium spp.</w:t>
            </w:r>
          </w:p>
        </w:tc>
        <w:tc>
          <w:tcPr>
            <w:tcW w:w="1437" w:type="dxa"/>
            <w:noWrap/>
            <w:hideMark/>
          </w:tcPr>
          <w:p w14:paraId="5D2827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6880B4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436" w:type="dxa"/>
            <w:noWrap/>
            <w:hideMark/>
          </w:tcPr>
          <w:p w14:paraId="2C9A035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2B7E32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49" w:type="dxa"/>
            <w:noWrap/>
            <w:hideMark/>
          </w:tcPr>
          <w:p w14:paraId="236B51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33" w:type="dxa"/>
            <w:noWrap/>
            <w:hideMark/>
          </w:tcPr>
          <w:p w14:paraId="673099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4E8BF34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69FFC60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4DFE3AE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5D7019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Finger Millet</w:t>
            </w:r>
          </w:p>
        </w:tc>
        <w:tc>
          <w:tcPr>
            <w:tcW w:w="1743" w:type="dxa"/>
            <w:noWrap/>
            <w:hideMark/>
          </w:tcPr>
          <w:p w14:paraId="646511C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Desmodium spp.</w:t>
            </w:r>
          </w:p>
        </w:tc>
        <w:tc>
          <w:tcPr>
            <w:tcW w:w="1437" w:type="dxa"/>
            <w:noWrap/>
            <w:hideMark/>
          </w:tcPr>
          <w:p w14:paraId="146755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5B38E2E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30654F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399D03F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57AEE9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33" w:type="dxa"/>
            <w:noWrap/>
            <w:hideMark/>
          </w:tcPr>
          <w:p w14:paraId="6C38705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4C3A4C6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739248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49310EA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D2696A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3C6E12E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Brachiaria hybrid + Desmodium spp.</w:t>
            </w:r>
          </w:p>
        </w:tc>
        <w:tc>
          <w:tcPr>
            <w:tcW w:w="1437" w:type="dxa"/>
            <w:noWrap/>
            <w:hideMark/>
          </w:tcPr>
          <w:p w14:paraId="65D815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2DB95F4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3B88878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7FC4E9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56</w:t>
            </w:r>
          </w:p>
        </w:tc>
        <w:tc>
          <w:tcPr>
            <w:tcW w:w="949" w:type="dxa"/>
            <w:noWrap/>
            <w:hideMark/>
          </w:tcPr>
          <w:p w14:paraId="403F36C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56</w:t>
            </w:r>
          </w:p>
        </w:tc>
        <w:tc>
          <w:tcPr>
            <w:tcW w:w="933" w:type="dxa"/>
            <w:noWrap/>
            <w:hideMark/>
          </w:tcPr>
          <w:p w14:paraId="5424872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18625C8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1084941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0DF3C121"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A0C7C5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4C0A83E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Desmodium spp.</w:t>
            </w:r>
          </w:p>
        </w:tc>
        <w:tc>
          <w:tcPr>
            <w:tcW w:w="1437" w:type="dxa"/>
            <w:noWrap/>
            <w:hideMark/>
          </w:tcPr>
          <w:p w14:paraId="4A73D3A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588C264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436" w:type="dxa"/>
            <w:noWrap/>
            <w:hideMark/>
          </w:tcPr>
          <w:p w14:paraId="13A565D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4B416A4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49" w:type="dxa"/>
            <w:noWrap/>
            <w:hideMark/>
          </w:tcPr>
          <w:p w14:paraId="27964EC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33" w:type="dxa"/>
            <w:noWrap/>
            <w:hideMark/>
          </w:tcPr>
          <w:p w14:paraId="4C59EC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30DBAF1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76D96B3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04B1606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5B44CADB"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7927126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Desmodium spp.</w:t>
            </w:r>
          </w:p>
        </w:tc>
        <w:tc>
          <w:tcPr>
            <w:tcW w:w="1437" w:type="dxa"/>
            <w:noWrap/>
            <w:hideMark/>
          </w:tcPr>
          <w:p w14:paraId="6AFA6B0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23EA16B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66760C1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695" w:type="dxa"/>
            <w:noWrap/>
            <w:hideMark/>
          </w:tcPr>
          <w:p w14:paraId="59BBF0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38</w:t>
            </w:r>
          </w:p>
        </w:tc>
        <w:tc>
          <w:tcPr>
            <w:tcW w:w="949" w:type="dxa"/>
            <w:noWrap/>
            <w:hideMark/>
          </w:tcPr>
          <w:p w14:paraId="1A04814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37</w:t>
            </w:r>
          </w:p>
        </w:tc>
        <w:tc>
          <w:tcPr>
            <w:tcW w:w="933" w:type="dxa"/>
            <w:noWrap/>
            <w:hideMark/>
          </w:tcPr>
          <w:p w14:paraId="39DFA92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54681CE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3929691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97</w:t>
            </w:r>
          </w:p>
        </w:tc>
      </w:tr>
      <w:tr w:rsidR="00A607AE" w:rsidRPr="00C01E0A" w14:paraId="1F6B8E3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3CC79C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7669AF9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Desmodium spp</w:t>
            </w:r>
            <w:r>
              <w:rPr>
                <w:rFonts w:eastAsia="Times New Roman" w:cs="Calibri Light"/>
                <w:color w:val="000000"/>
                <w:kern w:val="0"/>
                <w:sz w:val="16"/>
                <w:szCs w:val="16"/>
                <w:lang w:eastAsia="en-GB"/>
                <w14:ligatures w14:val="none"/>
              </w:rPr>
              <w:t>. + Napier Grass</w:t>
            </w:r>
          </w:p>
        </w:tc>
        <w:tc>
          <w:tcPr>
            <w:tcW w:w="1437" w:type="dxa"/>
            <w:noWrap/>
            <w:hideMark/>
          </w:tcPr>
          <w:p w14:paraId="4F83542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7C4063D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4D43ED4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41F193A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74</w:t>
            </w:r>
          </w:p>
        </w:tc>
        <w:tc>
          <w:tcPr>
            <w:tcW w:w="949" w:type="dxa"/>
            <w:noWrap/>
            <w:hideMark/>
          </w:tcPr>
          <w:p w14:paraId="6BBB557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74</w:t>
            </w:r>
          </w:p>
        </w:tc>
        <w:tc>
          <w:tcPr>
            <w:tcW w:w="933" w:type="dxa"/>
            <w:noWrap/>
            <w:hideMark/>
          </w:tcPr>
          <w:p w14:paraId="0CCAE5F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5EE4001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6BE3DB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5A1BCD9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C3B988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1557C7B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w:t>
            </w:r>
          </w:p>
        </w:tc>
        <w:tc>
          <w:tcPr>
            <w:tcW w:w="1437" w:type="dxa"/>
            <w:noWrap/>
            <w:hideMark/>
          </w:tcPr>
          <w:p w14:paraId="639497F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569676D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436" w:type="dxa"/>
            <w:noWrap/>
            <w:hideMark/>
          </w:tcPr>
          <w:p w14:paraId="655A9C2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60247F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49" w:type="dxa"/>
            <w:noWrap/>
            <w:hideMark/>
          </w:tcPr>
          <w:p w14:paraId="7338249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33" w:type="dxa"/>
            <w:noWrap/>
            <w:hideMark/>
          </w:tcPr>
          <w:p w14:paraId="4BE1ED4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3558D7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2C4B26C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075971C8"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7AB6BF4"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065955C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w:t>
            </w:r>
          </w:p>
        </w:tc>
        <w:tc>
          <w:tcPr>
            <w:tcW w:w="1437" w:type="dxa"/>
            <w:noWrap/>
            <w:hideMark/>
          </w:tcPr>
          <w:p w14:paraId="2C3C30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1C12C36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436" w:type="dxa"/>
            <w:noWrap/>
            <w:hideMark/>
          </w:tcPr>
          <w:p w14:paraId="16DE8E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730011D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64B903E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33" w:type="dxa"/>
            <w:noWrap/>
            <w:hideMark/>
          </w:tcPr>
          <w:p w14:paraId="28D781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6E9290E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52" w:type="dxa"/>
            <w:noWrap/>
            <w:hideMark/>
          </w:tcPr>
          <w:p w14:paraId="07CE107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A607AE" w:rsidRPr="00C01E0A" w14:paraId="782A62D6"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D6EB80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6B9600F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w:t>
            </w:r>
          </w:p>
        </w:tc>
        <w:tc>
          <w:tcPr>
            <w:tcW w:w="1437" w:type="dxa"/>
            <w:noWrap/>
            <w:hideMark/>
          </w:tcPr>
          <w:p w14:paraId="74AFCE3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1786B66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260F42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695" w:type="dxa"/>
            <w:noWrap/>
            <w:hideMark/>
          </w:tcPr>
          <w:p w14:paraId="3280198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46</w:t>
            </w:r>
          </w:p>
        </w:tc>
        <w:tc>
          <w:tcPr>
            <w:tcW w:w="949" w:type="dxa"/>
            <w:noWrap/>
            <w:hideMark/>
          </w:tcPr>
          <w:p w14:paraId="7760848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36</w:t>
            </w:r>
          </w:p>
        </w:tc>
        <w:tc>
          <w:tcPr>
            <w:tcW w:w="933" w:type="dxa"/>
            <w:noWrap/>
            <w:hideMark/>
          </w:tcPr>
          <w:p w14:paraId="4CC9B84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w:t>
            </w:r>
          </w:p>
        </w:tc>
        <w:tc>
          <w:tcPr>
            <w:tcW w:w="990" w:type="dxa"/>
            <w:noWrap/>
            <w:hideMark/>
          </w:tcPr>
          <w:p w14:paraId="71AFC90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52" w:type="dxa"/>
            <w:noWrap/>
            <w:hideMark/>
          </w:tcPr>
          <w:p w14:paraId="7FBFB25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78</w:t>
            </w:r>
          </w:p>
        </w:tc>
      </w:tr>
      <w:tr w:rsidR="00A607AE" w:rsidRPr="00C01E0A" w14:paraId="2187C1D0"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D1EAFD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6D4CADE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 + Pearl Millet</w:t>
            </w:r>
          </w:p>
        </w:tc>
        <w:tc>
          <w:tcPr>
            <w:tcW w:w="1437" w:type="dxa"/>
            <w:noWrap/>
            <w:hideMark/>
          </w:tcPr>
          <w:p w14:paraId="31B99A1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38585BE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30CADC6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71761E5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5B765E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33" w:type="dxa"/>
            <w:noWrap/>
            <w:hideMark/>
          </w:tcPr>
          <w:p w14:paraId="670985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7345F7D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52" w:type="dxa"/>
            <w:noWrap/>
            <w:hideMark/>
          </w:tcPr>
          <w:p w14:paraId="5E41E8A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A607AE" w:rsidRPr="00C01E0A" w14:paraId="25370188"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0230C4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0B9BA13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 + Pearl Millet + Sorghum</w:t>
            </w:r>
          </w:p>
        </w:tc>
        <w:tc>
          <w:tcPr>
            <w:tcW w:w="1437" w:type="dxa"/>
            <w:noWrap/>
            <w:hideMark/>
          </w:tcPr>
          <w:p w14:paraId="6C85951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5BB4D3A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432911F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19A368E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2CFC51E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33" w:type="dxa"/>
            <w:noWrap/>
            <w:hideMark/>
          </w:tcPr>
          <w:p w14:paraId="66DE67D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7D42EFB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52" w:type="dxa"/>
            <w:noWrap/>
            <w:hideMark/>
          </w:tcPr>
          <w:p w14:paraId="0BF3DB7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A607AE" w:rsidRPr="00C01E0A" w14:paraId="2DA8C37E"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A4272B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72375B5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Cowpea</w:t>
            </w:r>
          </w:p>
        </w:tc>
        <w:tc>
          <w:tcPr>
            <w:tcW w:w="1437" w:type="dxa"/>
            <w:noWrap/>
            <w:hideMark/>
          </w:tcPr>
          <w:p w14:paraId="50B85E1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4BFF773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436" w:type="dxa"/>
            <w:noWrap/>
            <w:hideMark/>
          </w:tcPr>
          <w:p w14:paraId="228E774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4E823B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49" w:type="dxa"/>
            <w:noWrap/>
            <w:hideMark/>
          </w:tcPr>
          <w:p w14:paraId="7526090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33" w:type="dxa"/>
            <w:noWrap/>
            <w:hideMark/>
          </w:tcPr>
          <w:p w14:paraId="4F34B11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337AF36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0ED8C92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2CAC7385"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E607DB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16C366C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Cowpea</w:t>
            </w:r>
          </w:p>
        </w:tc>
        <w:tc>
          <w:tcPr>
            <w:tcW w:w="1437" w:type="dxa"/>
            <w:noWrap/>
            <w:hideMark/>
          </w:tcPr>
          <w:p w14:paraId="614B2BA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1BD6581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08FE73E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695" w:type="dxa"/>
            <w:noWrap/>
            <w:hideMark/>
          </w:tcPr>
          <w:p w14:paraId="24B2117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21</w:t>
            </w:r>
          </w:p>
        </w:tc>
        <w:tc>
          <w:tcPr>
            <w:tcW w:w="949" w:type="dxa"/>
            <w:noWrap/>
            <w:hideMark/>
          </w:tcPr>
          <w:p w14:paraId="5E547E7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20</w:t>
            </w:r>
          </w:p>
        </w:tc>
        <w:tc>
          <w:tcPr>
            <w:tcW w:w="933" w:type="dxa"/>
            <w:noWrap/>
            <w:hideMark/>
          </w:tcPr>
          <w:p w14:paraId="6A8531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12D1FF9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1D464A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95</w:t>
            </w:r>
          </w:p>
        </w:tc>
      </w:tr>
      <w:tr w:rsidR="00A607AE" w:rsidRPr="00C01E0A" w14:paraId="71831234"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ED87B8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0207A51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Crotalaria spp.</w:t>
            </w:r>
          </w:p>
        </w:tc>
        <w:tc>
          <w:tcPr>
            <w:tcW w:w="1437" w:type="dxa"/>
            <w:noWrap/>
            <w:hideMark/>
          </w:tcPr>
          <w:p w14:paraId="7A551BE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2E1D324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436" w:type="dxa"/>
            <w:noWrap/>
            <w:hideMark/>
          </w:tcPr>
          <w:p w14:paraId="311DF2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64F6BBB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949" w:type="dxa"/>
            <w:noWrap/>
            <w:hideMark/>
          </w:tcPr>
          <w:p w14:paraId="688C410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33" w:type="dxa"/>
            <w:noWrap/>
            <w:hideMark/>
          </w:tcPr>
          <w:p w14:paraId="67A6C8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0" w:type="dxa"/>
            <w:noWrap/>
            <w:hideMark/>
          </w:tcPr>
          <w:p w14:paraId="045E7B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52" w:type="dxa"/>
            <w:noWrap/>
            <w:hideMark/>
          </w:tcPr>
          <w:p w14:paraId="37A935D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A607AE" w:rsidRPr="00C01E0A" w14:paraId="659FDB8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C5E4F5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5915F5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Crotalaria spp.</w:t>
            </w:r>
          </w:p>
        </w:tc>
        <w:tc>
          <w:tcPr>
            <w:tcW w:w="1437" w:type="dxa"/>
            <w:noWrap/>
            <w:hideMark/>
          </w:tcPr>
          <w:p w14:paraId="3A77FAE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27E0593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64CC484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695" w:type="dxa"/>
            <w:noWrap/>
            <w:hideMark/>
          </w:tcPr>
          <w:p w14:paraId="0BFDEB2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28</w:t>
            </w:r>
          </w:p>
        </w:tc>
        <w:tc>
          <w:tcPr>
            <w:tcW w:w="949" w:type="dxa"/>
            <w:noWrap/>
            <w:hideMark/>
          </w:tcPr>
          <w:p w14:paraId="273391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27</w:t>
            </w:r>
          </w:p>
        </w:tc>
        <w:tc>
          <w:tcPr>
            <w:tcW w:w="933" w:type="dxa"/>
            <w:noWrap/>
            <w:hideMark/>
          </w:tcPr>
          <w:p w14:paraId="00620D9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4CB0C3E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34596C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96</w:t>
            </w:r>
          </w:p>
        </w:tc>
      </w:tr>
      <w:tr w:rsidR="00A607AE" w:rsidRPr="00C01E0A" w14:paraId="49D2EAD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0B64B9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2C7E0558" w14:textId="77777777" w:rsidR="00A607AE" w:rsidRPr="00842FBE"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EE0000"/>
                <w:kern w:val="0"/>
                <w:sz w:val="16"/>
                <w:szCs w:val="16"/>
                <w:highlight w:val="yellow"/>
                <w:lang w:eastAsia="en-GB"/>
                <w14:ligatures w14:val="none"/>
              </w:rPr>
            </w:pPr>
            <w:commentRangeStart w:id="82"/>
            <w:r w:rsidRPr="00842FBE">
              <w:rPr>
                <w:rFonts w:eastAsia="Times New Roman" w:cs="Calibri Light"/>
                <w:i/>
                <w:iCs/>
                <w:color w:val="EE0000"/>
                <w:kern w:val="0"/>
                <w:sz w:val="16"/>
                <w:szCs w:val="16"/>
                <w:highlight w:val="yellow"/>
                <w:lang w:eastAsia="en-GB"/>
                <w14:ligatures w14:val="none"/>
              </w:rPr>
              <w:t>Gliricidia sepium</w:t>
            </w:r>
            <w:commentRangeEnd w:id="82"/>
            <w:r w:rsidR="005667A0" w:rsidRPr="00842FBE">
              <w:rPr>
                <w:rStyle w:val="CommentReference"/>
                <w:rFonts w:eastAsia="Times New Roman" w:cs="Calibri Light"/>
                <w:i/>
                <w:iCs/>
                <w:color w:val="EE0000"/>
                <w:kern w:val="0"/>
                <w:highlight w:val="yellow"/>
                <w:lang w:eastAsia="en-GB"/>
                <w14:ligatures w14:val="none"/>
              </w:rPr>
              <w:commentReference w:id="82"/>
            </w:r>
          </w:p>
        </w:tc>
        <w:tc>
          <w:tcPr>
            <w:tcW w:w="1437" w:type="dxa"/>
            <w:noWrap/>
            <w:hideMark/>
          </w:tcPr>
          <w:p w14:paraId="799FCA9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022D24C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18E9D42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5D7D4D9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84</w:t>
            </w:r>
          </w:p>
        </w:tc>
        <w:tc>
          <w:tcPr>
            <w:tcW w:w="949" w:type="dxa"/>
            <w:noWrap/>
            <w:hideMark/>
          </w:tcPr>
          <w:p w14:paraId="2B166DC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45</w:t>
            </w:r>
          </w:p>
        </w:tc>
        <w:tc>
          <w:tcPr>
            <w:tcW w:w="933" w:type="dxa"/>
            <w:noWrap/>
            <w:hideMark/>
          </w:tcPr>
          <w:p w14:paraId="167E2F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01F320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39</w:t>
            </w:r>
          </w:p>
        </w:tc>
        <w:tc>
          <w:tcPr>
            <w:tcW w:w="1052" w:type="dxa"/>
            <w:noWrap/>
            <w:hideMark/>
          </w:tcPr>
          <w:p w14:paraId="6729CE0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54</w:t>
            </w:r>
          </w:p>
        </w:tc>
      </w:tr>
      <w:tr w:rsidR="00A607AE" w:rsidRPr="00C01E0A" w14:paraId="5B2D82A5"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B893A3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1A8A20B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Groundnut</w:t>
            </w:r>
          </w:p>
        </w:tc>
        <w:tc>
          <w:tcPr>
            <w:tcW w:w="1437" w:type="dxa"/>
            <w:noWrap/>
            <w:hideMark/>
          </w:tcPr>
          <w:p w14:paraId="4016388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2F82FB9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436" w:type="dxa"/>
            <w:noWrap/>
            <w:hideMark/>
          </w:tcPr>
          <w:p w14:paraId="4EFAAF5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022479A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4C5B396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33" w:type="dxa"/>
            <w:noWrap/>
            <w:hideMark/>
          </w:tcPr>
          <w:p w14:paraId="62B71B4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259EA6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526DD91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75</w:t>
            </w:r>
          </w:p>
        </w:tc>
      </w:tr>
      <w:tr w:rsidR="00A607AE" w:rsidRPr="00C01E0A" w14:paraId="3944F809"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BF9DE7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3BD9467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Groundnut</w:t>
            </w:r>
          </w:p>
        </w:tc>
        <w:tc>
          <w:tcPr>
            <w:tcW w:w="1437" w:type="dxa"/>
            <w:noWrap/>
            <w:hideMark/>
          </w:tcPr>
          <w:p w14:paraId="1972049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46273D9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6A72CC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695" w:type="dxa"/>
            <w:noWrap/>
            <w:hideMark/>
          </w:tcPr>
          <w:p w14:paraId="510EEF8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26</w:t>
            </w:r>
          </w:p>
        </w:tc>
        <w:tc>
          <w:tcPr>
            <w:tcW w:w="949" w:type="dxa"/>
            <w:noWrap/>
            <w:hideMark/>
          </w:tcPr>
          <w:p w14:paraId="4506DA9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20</w:t>
            </w:r>
          </w:p>
        </w:tc>
        <w:tc>
          <w:tcPr>
            <w:tcW w:w="933" w:type="dxa"/>
            <w:noWrap/>
            <w:hideMark/>
          </w:tcPr>
          <w:p w14:paraId="32FCAB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224EDC4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052" w:type="dxa"/>
            <w:noWrap/>
            <w:hideMark/>
          </w:tcPr>
          <w:p w14:paraId="46655A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77</w:t>
            </w:r>
          </w:p>
        </w:tc>
      </w:tr>
      <w:tr w:rsidR="00A607AE" w:rsidRPr="00C01E0A" w14:paraId="43FEEA6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5EC4B7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7518A23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Mung Bean</w:t>
            </w:r>
          </w:p>
        </w:tc>
        <w:tc>
          <w:tcPr>
            <w:tcW w:w="1437" w:type="dxa"/>
            <w:noWrap/>
            <w:hideMark/>
          </w:tcPr>
          <w:p w14:paraId="4D13435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770A244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436" w:type="dxa"/>
            <w:noWrap/>
            <w:hideMark/>
          </w:tcPr>
          <w:p w14:paraId="5B1FD92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6FDA30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49" w:type="dxa"/>
            <w:noWrap/>
            <w:hideMark/>
          </w:tcPr>
          <w:p w14:paraId="207F3EE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33" w:type="dxa"/>
            <w:noWrap/>
            <w:hideMark/>
          </w:tcPr>
          <w:p w14:paraId="4C9CDDF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38FD03F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52" w:type="dxa"/>
            <w:noWrap/>
            <w:hideMark/>
          </w:tcPr>
          <w:p w14:paraId="5D8EA28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A607AE" w:rsidRPr="00C01E0A" w14:paraId="44DB44D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573D3A1"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678A89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Mung Bean</w:t>
            </w:r>
          </w:p>
        </w:tc>
        <w:tc>
          <w:tcPr>
            <w:tcW w:w="1437" w:type="dxa"/>
            <w:noWrap/>
            <w:hideMark/>
          </w:tcPr>
          <w:p w14:paraId="48C12EB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362974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6F7771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695" w:type="dxa"/>
            <w:noWrap/>
            <w:hideMark/>
          </w:tcPr>
          <w:p w14:paraId="543CC2D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20</w:t>
            </w:r>
          </w:p>
        </w:tc>
        <w:tc>
          <w:tcPr>
            <w:tcW w:w="949" w:type="dxa"/>
            <w:noWrap/>
            <w:hideMark/>
          </w:tcPr>
          <w:p w14:paraId="3A0B1AF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15</w:t>
            </w:r>
          </w:p>
        </w:tc>
        <w:tc>
          <w:tcPr>
            <w:tcW w:w="933" w:type="dxa"/>
            <w:noWrap/>
            <w:hideMark/>
          </w:tcPr>
          <w:p w14:paraId="5715D79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0" w:type="dxa"/>
            <w:noWrap/>
            <w:hideMark/>
          </w:tcPr>
          <w:p w14:paraId="7BFD54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52" w:type="dxa"/>
            <w:noWrap/>
            <w:hideMark/>
          </w:tcPr>
          <w:p w14:paraId="40A995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75</w:t>
            </w:r>
          </w:p>
        </w:tc>
      </w:tr>
      <w:tr w:rsidR="00A607AE" w:rsidRPr="00C01E0A" w14:paraId="370ACD6E"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AEC1D2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3F2669F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Pigeon Pea</w:t>
            </w:r>
          </w:p>
        </w:tc>
        <w:tc>
          <w:tcPr>
            <w:tcW w:w="1437" w:type="dxa"/>
            <w:noWrap/>
            <w:hideMark/>
          </w:tcPr>
          <w:p w14:paraId="3FBBB63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1F4A50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436" w:type="dxa"/>
            <w:noWrap/>
            <w:hideMark/>
          </w:tcPr>
          <w:p w14:paraId="00FEDCE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4C6E19D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36</w:t>
            </w:r>
          </w:p>
        </w:tc>
        <w:tc>
          <w:tcPr>
            <w:tcW w:w="949" w:type="dxa"/>
            <w:noWrap/>
            <w:hideMark/>
          </w:tcPr>
          <w:p w14:paraId="36E1E0E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31</w:t>
            </w:r>
          </w:p>
        </w:tc>
        <w:tc>
          <w:tcPr>
            <w:tcW w:w="933" w:type="dxa"/>
            <w:noWrap/>
            <w:hideMark/>
          </w:tcPr>
          <w:p w14:paraId="127D47F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90" w:type="dxa"/>
            <w:noWrap/>
            <w:hideMark/>
          </w:tcPr>
          <w:p w14:paraId="6B3ED75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52" w:type="dxa"/>
            <w:noWrap/>
            <w:hideMark/>
          </w:tcPr>
          <w:p w14:paraId="64D76A0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86</w:t>
            </w:r>
          </w:p>
        </w:tc>
      </w:tr>
      <w:tr w:rsidR="00A607AE" w:rsidRPr="00C01E0A" w14:paraId="76EA954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477D4B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742875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Pigeon Pea</w:t>
            </w:r>
          </w:p>
        </w:tc>
        <w:tc>
          <w:tcPr>
            <w:tcW w:w="1437" w:type="dxa"/>
            <w:noWrap/>
            <w:hideMark/>
          </w:tcPr>
          <w:p w14:paraId="4F40F23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09982DA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2E1B153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695" w:type="dxa"/>
            <w:noWrap/>
            <w:hideMark/>
          </w:tcPr>
          <w:p w14:paraId="60099A6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60</w:t>
            </w:r>
          </w:p>
        </w:tc>
        <w:tc>
          <w:tcPr>
            <w:tcW w:w="949" w:type="dxa"/>
            <w:noWrap/>
            <w:hideMark/>
          </w:tcPr>
          <w:p w14:paraId="6B7516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32</w:t>
            </w:r>
          </w:p>
        </w:tc>
        <w:tc>
          <w:tcPr>
            <w:tcW w:w="933" w:type="dxa"/>
            <w:noWrap/>
            <w:hideMark/>
          </w:tcPr>
          <w:p w14:paraId="05EBC4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90" w:type="dxa"/>
            <w:noWrap/>
            <w:hideMark/>
          </w:tcPr>
          <w:p w14:paraId="40D0B57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24</w:t>
            </w:r>
          </w:p>
        </w:tc>
        <w:tc>
          <w:tcPr>
            <w:tcW w:w="1052" w:type="dxa"/>
            <w:noWrap/>
            <w:hideMark/>
          </w:tcPr>
          <w:p w14:paraId="21CE00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53</w:t>
            </w:r>
          </w:p>
        </w:tc>
      </w:tr>
      <w:tr w:rsidR="00A607AE" w:rsidRPr="00C01E0A" w14:paraId="39418C7D"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6E464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4189BD3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Velvet Bean</w:t>
            </w:r>
          </w:p>
        </w:tc>
        <w:tc>
          <w:tcPr>
            <w:tcW w:w="1437" w:type="dxa"/>
            <w:noWrap/>
            <w:hideMark/>
          </w:tcPr>
          <w:p w14:paraId="5C2D017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459EBA5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436" w:type="dxa"/>
            <w:noWrap/>
            <w:hideMark/>
          </w:tcPr>
          <w:p w14:paraId="755FF3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7D096E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6DE83FA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33" w:type="dxa"/>
            <w:noWrap/>
            <w:hideMark/>
          </w:tcPr>
          <w:p w14:paraId="01DF1BA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67338BE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3F8A573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75</w:t>
            </w:r>
          </w:p>
        </w:tc>
      </w:tr>
      <w:tr w:rsidR="00A607AE" w:rsidRPr="00C01E0A" w14:paraId="2346D14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2B75C4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6F5B9A2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Velvet Bean</w:t>
            </w:r>
          </w:p>
        </w:tc>
        <w:tc>
          <w:tcPr>
            <w:tcW w:w="1437" w:type="dxa"/>
            <w:noWrap/>
            <w:hideMark/>
          </w:tcPr>
          <w:p w14:paraId="2834E6B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1084B9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4EBFD48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3048095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949" w:type="dxa"/>
            <w:noWrap/>
            <w:hideMark/>
          </w:tcPr>
          <w:p w14:paraId="569B3C7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33" w:type="dxa"/>
            <w:noWrap/>
            <w:hideMark/>
          </w:tcPr>
          <w:p w14:paraId="1C6AEC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4D01E93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52" w:type="dxa"/>
            <w:noWrap/>
            <w:hideMark/>
          </w:tcPr>
          <w:p w14:paraId="5D5BBBF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A607AE" w:rsidRPr="00C01E0A" w14:paraId="0623B1F0"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ED7E69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6BB5049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Pearl Millet</w:t>
            </w:r>
          </w:p>
        </w:tc>
        <w:tc>
          <w:tcPr>
            <w:tcW w:w="1437" w:type="dxa"/>
            <w:noWrap/>
            <w:hideMark/>
          </w:tcPr>
          <w:p w14:paraId="1A7F073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Without a nitrogen-fixing species</w:t>
            </w:r>
          </w:p>
        </w:tc>
        <w:tc>
          <w:tcPr>
            <w:tcW w:w="1735" w:type="dxa"/>
            <w:noWrap/>
            <w:hideMark/>
          </w:tcPr>
          <w:p w14:paraId="1645103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728BE72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7C2F561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3F07E1D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33" w:type="dxa"/>
            <w:noWrap/>
            <w:hideMark/>
          </w:tcPr>
          <w:p w14:paraId="2C6EE0D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34B3C69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52" w:type="dxa"/>
            <w:noWrap/>
            <w:hideMark/>
          </w:tcPr>
          <w:p w14:paraId="6FD62A5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A607AE" w:rsidRPr="00C01E0A" w14:paraId="73CFB18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26E05C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71DF6E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Sorghum</w:t>
            </w:r>
          </w:p>
        </w:tc>
        <w:tc>
          <w:tcPr>
            <w:tcW w:w="1437" w:type="dxa"/>
            <w:noWrap/>
            <w:hideMark/>
          </w:tcPr>
          <w:p w14:paraId="239046C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Without a nitrogen-fixing species</w:t>
            </w:r>
          </w:p>
        </w:tc>
        <w:tc>
          <w:tcPr>
            <w:tcW w:w="1735" w:type="dxa"/>
            <w:noWrap/>
            <w:hideMark/>
          </w:tcPr>
          <w:p w14:paraId="70F8C8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1321EF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17F6A1B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6BA5C51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33" w:type="dxa"/>
            <w:noWrap/>
            <w:hideMark/>
          </w:tcPr>
          <w:p w14:paraId="5186C94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3AE3FB5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52" w:type="dxa"/>
            <w:noWrap/>
            <w:hideMark/>
          </w:tcPr>
          <w:p w14:paraId="572CFC1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25</w:t>
            </w:r>
          </w:p>
        </w:tc>
      </w:tr>
      <w:tr w:rsidR="00A607AE" w:rsidRPr="00C01E0A" w14:paraId="14FE67F4"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1DA8A9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3802C6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Tomato</w:t>
            </w:r>
          </w:p>
        </w:tc>
        <w:tc>
          <w:tcPr>
            <w:tcW w:w="1437" w:type="dxa"/>
            <w:noWrap/>
            <w:hideMark/>
          </w:tcPr>
          <w:p w14:paraId="5D8D9BB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Without a nitrogen-fixing species</w:t>
            </w:r>
          </w:p>
        </w:tc>
        <w:tc>
          <w:tcPr>
            <w:tcW w:w="1735" w:type="dxa"/>
            <w:noWrap/>
            <w:hideMark/>
          </w:tcPr>
          <w:p w14:paraId="1C9ABDE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7774104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3AA1209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49" w:type="dxa"/>
            <w:noWrap/>
            <w:hideMark/>
          </w:tcPr>
          <w:p w14:paraId="526C7F6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33" w:type="dxa"/>
            <w:noWrap/>
            <w:hideMark/>
          </w:tcPr>
          <w:p w14:paraId="2760428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32E4D9A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107FE19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A607AE" w:rsidRPr="00C01E0A" w14:paraId="2972191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EE6A60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lastRenderedPageBreak/>
              <w:t>Pearl Millet</w:t>
            </w:r>
          </w:p>
        </w:tc>
        <w:tc>
          <w:tcPr>
            <w:tcW w:w="1743" w:type="dxa"/>
            <w:noWrap/>
            <w:hideMark/>
          </w:tcPr>
          <w:p w14:paraId="717D133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 + Maize</w:t>
            </w:r>
          </w:p>
        </w:tc>
        <w:tc>
          <w:tcPr>
            <w:tcW w:w="1437" w:type="dxa"/>
            <w:noWrap/>
            <w:hideMark/>
          </w:tcPr>
          <w:p w14:paraId="665724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38290E9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1A21D64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1F27363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3E56D70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33" w:type="dxa"/>
            <w:noWrap/>
            <w:hideMark/>
          </w:tcPr>
          <w:p w14:paraId="24852B7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23E09BD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52" w:type="dxa"/>
            <w:noWrap/>
            <w:hideMark/>
          </w:tcPr>
          <w:p w14:paraId="7AC66DE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A607AE" w:rsidRPr="00C01E0A" w14:paraId="38A3AF0F"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93A7FB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Pearl Millet</w:t>
            </w:r>
          </w:p>
        </w:tc>
        <w:tc>
          <w:tcPr>
            <w:tcW w:w="1743" w:type="dxa"/>
            <w:noWrap/>
            <w:hideMark/>
          </w:tcPr>
          <w:p w14:paraId="74429E4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 + Maize + Sorghum</w:t>
            </w:r>
          </w:p>
        </w:tc>
        <w:tc>
          <w:tcPr>
            <w:tcW w:w="1437" w:type="dxa"/>
            <w:noWrap/>
            <w:hideMark/>
          </w:tcPr>
          <w:p w14:paraId="3ABF850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605F390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401BB96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02A57C6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21A2C4F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33" w:type="dxa"/>
            <w:noWrap/>
            <w:hideMark/>
          </w:tcPr>
          <w:p w14:paraId="7C6B75D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419409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52" w:type="dxa"/>
            <w:noWrap/>
            <w:hideMark/>
          </w:tcPr>
          <w:p w14:paraId="67440C9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A607AE" w:rsidRPr="00C01E0A" w14:paraId="27276B89"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A7FA0B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Pearl Millet</w:t>
            </w:r>
          </w:p>
        </w:tc>
        <w:tc>
          <w:tcPr>
            <w:tcW w:w="1743" w:type="dxa"/>
            <w:noWrap/>
            <w:hideMark/>
          </w:tcPr>
          <w:p w14:paraId="0D46B87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437" w:type="dxa"/>
            <w:noWrap/>
            <w:hideMark/>
          </w:tcPr>
          <w:p w14:paraId="6D1FC1D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Without a nitrogen-fixing species</w:t>
            </w:r>
          </w:p>
        </w:tc>
        <w:tc>
          <w:tcPr>
            <w:tcW w:w="1735" w:type="dxa"/>
            <w:noWrap/>
            <w:hideMark/>
          </w:tcPr>
          <w:p w14:paraId="765B29D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22602E7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5EE24DB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2ACD175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33" w:type="dxa"/>
            <w:noWrap/>
            <w:hideMark/>
          </w:tcPr>
          <w:p w14:paraId="1905299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761A510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52" w:type="dxa"/>
            <w:noWrap/>
            <w:hideMark/>
          </w:tcPr>
          <w:p w14:paraId="6AA3C0C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A607AE" w:rsidRPr="00C01E0A" w14:paraId="7D16774C"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E55270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Sorghum</w:t>
            </w:r>
          </w:p>
        </w:tc>
        <w:tc>
          <w:tcPr>
            <w:tcW w:w="1743" w:type="dxa"/>
            <w:noWrap/>
            <w:hideMark/>
          </w:tcPr>
          <w:p w14:paraId="13C83E7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Desmodium spp.</w:t>
            </w:r>
          </w:p>
        </w:tc>
        <w:tc>
          <w:tcPr>
            <w:tcW w:w="1437" w:type="dxa"/>
            <w:noWrap/>
            <w:hideMark/>
          </w:tcPr>
          <w:p w14:paraId="041066A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043E898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436" w:type="dxa"/>
            <w:noWrap/>
            <w:hideMark/>
          </w:tcPr>
          <w:p w14:paraId="6E2DF13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738C365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949" w:type="dxa"/>
            <w:noWrap/>
            <w:hideMark/>
          </w:tcPr>
          <w:p w14:paraId="650D22E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933" w:type="dxa"/>
            <w:noWrap/>
            <w:hideMark/>
          </w:tcPr>
          <w:p w14:paraId="440027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54F3373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119ADCD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23A64C70"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0644" w:type="dxa"/>
            <w:gridSpan w:val="10"/>
            <w:shd w:val="clear" w:color="auto" w:fill="156082" w:themeFill="accent1"/>
            <w:noWrap/>
            <w:hideMark/>
          </w:tcPr>
          <w:p w14:paraId="61EB86FC" w14:textId="22F0C8AF" w:rsidR="00A607AE" w:rsidRPr="00C01E0A" w:rsidRDefault="00A607AE" w:rsidP="00A607AE">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b) Resilience to pests and weeds in cereal intercrops, by main crop, companion species, intercrop type, and outcome measured.</w:t>
            </w:r>
          </w:p>
        </w:tc>
      </w:tr>
      <w:tr w:rsidR="00A607AE" w:rsidRPr="00C01E0A" w14:paraId="0A59D41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DCF24D4" w14:textId="680CF95A" w:rsidR="00A607AE" w:rsidRPr="00C01E0A" w:rsidRDefault="00111FB5" w:rsidP="00A607AE">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Main crop</w:t>
            </w:r>
          </w:p>
        </w:tc>
        <w:tc>
          <w:tcPr>
            <w:tcW w:w="1743" w:type="dxa"/>
            <w:noWrap/>
            <w:hideMark/>
          </w:tcPr>
          <w:p w14:paraId="4EC49F1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437" w:type="dxa"/>
            <w:noWrap/>
            <w:hideMark/>
          </w:tcPr>
          <w:p w14:paraId="68176F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Intercrop type</w:t>
            </w:r>
          </w:p>
        </w:tc>
        <w:tc>
          <w:tcPr>
            <w:tcW w:w="1735" w:type="dxa"/>
            <w:noWrap/>
            <w:hideMark/>
          </w:tcPr>
          <w:p w14:paraId="661876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436" w:type="dxa"/>
            <w:noWrap/>
            <w:hideMark/>
          </w:tcPr>
          <w:p w14:paraId="538E1C5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695" w:type="dxa"/>
            <w:noWrap/>
            <w:hideMark/>
          </w:tcPr>
          <w:p w14:paraId="0DE2571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949" w:type="dxa"/>
            <w:noWrap/>
            <w:hideMark/>
          </w:tcPr>
          <w:p w14:paraId="3F335E7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933" w:type="dxa"/>
            <w:noWrap/>
            <w:hideMark/>
          </w:tcPr>
          <w:p w14:paraId="30BB46D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990" w:type="dxa"/>
            <w:noWrap/>
            <w:hideMark/>
          </w:tcPr>
          <w:p w14:paraId="1B9A1A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052" w:type="dxa"/>
            <w:noWrap/>
            <w:hideMark/>
          </w:tcPr>
          <w:p w14:paraId="01FE0D8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A607AE" w:rsidRPr="00C01E0A" w14:paraId="1FC58D0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32ABE0B"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Baby Corn</w:t>
            </w:r>
          </w:p>
        </w:tc>
        <w:tc>
          <w:tcPr>
            <w:tcW w:w="1743" w:type="dxa"/>
            <w:noWrap/>
            <w:hideMark/>
          </w:tcPr>
          <w:p w14:paraId="09C9793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w:t>
            </w:r>
          </w:p>
        </w:tc>
        <w:tc>
          <w:tcPr>
            <w:tcW w:w="1437" w:type="dxa"/>
            <w:noWrap/>
            <w:hideMark/>
          </w:tcPr>
          <w:p w14:paraId="113CEE2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6989B10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insect pests (thrips)</w:t>
            </w:r>
          </w:p>
        </w:tc>
        <w:tc>
          <w:tcPr>
            <w:tcW w:w="436" w:type="dxa"/>
            <w:noWrap/>
            <w:hideMark/>
          </w:tcPr>
          <w:p w14:paraId="6258A9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7E7BC5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49" w:type="dxa"/>
            <w:noWrap/>
            <w:hideMark/>
          </w:tcPr>
          <w:p w14:paraId="6D56DE5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33" w:type="dxa"/>
            <w:noWrap/>
            <w:hideMark/>
          </w:tcPr>
          <w:p w14:paraId="389C45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5E25615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5B13C04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148A4FA9"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8BF7EA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Baby Corn</w:t>
            </w:r>
          </w:p>
        </w:tc>
        <w:tc>
          <w:tcPr>
            <w:tcW w:w="1743" w:type="dxa"/>
            <w:noWrap/>
            <w:hideMark/>
          </w:tcPr>
          <w:p w14:paraId="656AF9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 + Sunflower</w:t>
            </w:r>
          </w:p>
        </w:tc>
        <w:tc>
          <w:tcPr>
            <w:tcW w:w="1437" w:type="dxa"/>
            <w:noWrap/>
            <w:hideMark/>
          </w:tcPr>
          <w:p w14:paraId="53F94B6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1DCF45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insect pests (thrips)</w:t>
            </w:r>
          </w:p>
        </w:tc>
        <w:tc>
          <w:tcPr>
            <w:tcW w:w="436" w:type="dxa"/>
            <w:noWrap/>
            <w:hideMark/>
          </w:tcPr>
          <w:p w14:paraId="33A8371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5756B09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49" w:type="dxa"/>
            <w:noWrap/>
            <w:hideMark/>
          </w:tcPr>
          <w:p w14:paraId="33C284E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33" w:type="dxa"/>
            <w:noWrap/>
            <w:hideMark/>
          </w:tcPr>
          <w:p w14:paraId="4870594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191E7C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41A93CB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061DBB3D"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91EB574"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Finger Millet</w:t>
            </w:r>
          </w:p>
        </w:tc>
        <w:tc>
          <w:tcPr>
            <w:tcW w:w="1743" w:type="dxa"/>
            <w:noWrap/>
            <w:hideMark/>
          </w:tcPr>
          <w:p w14:paraId="4A23D95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Desmodium spp.</w:t>
            </w:r>
          </w:p>
        </w:tc>
        <w:tc>
          <w:tcPr>
            <w:tcW w:w="1437" w:type="dxa"/>
            <w:noWrap/>
            <w:hideMark/>
          </w:tcPr>
          <w:p w14:paraId="5C54B86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393398F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weeds (Striga)</w:t>
            </w:r>
          </w:p>
        </w:tc>
        <w:tc>
          <w:tcPr>
            <w:tcW w:w="436" w:type="dxa"/>
            <w:noWrap/>
            <w:hideMark/>
          </w:tcPr>
          <w:p w14:paraId="0B8123F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744E60F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w:t>
            </w:r>
          </w:p>
        </w:tc>
        <w:tc>
          <w:tcPr>
            <w:tcW w:w="949" w:type="dxa"/>
            <w:noWrap/>
            <w:hideMark/>
          </w:tcPr>
          <w:p w14:paraId="7DEB15E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w:t>
            </w:r>
          </w:p>
        </w:tc>
        <w:tc>
          <w:tcPr>
            <w:tcW w:w="933" w:type="dxa"/>
            <w:noWrap/>
            <w:hideMark/>
          </w:tcPr>
          <w:p w14:paraId="3EB4636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29559B6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5438122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04432D86"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DA4CECE"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769E7EC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Desmodium spp.</w:t>
            </w:r>
          </w:p>
        </w:tc>
        <w:tc>
          <w:tcPr>
            <w:tcW w:w="1437" w:type="dxa"/>
            <w:noWrap/>
            <w:hideMark/>
          </w:tcPr>
          <w:p w14:paraId="3972EFF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096B9B0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insect pests (stem borers)</w:t>
            </w:r>
          </w:p>
        </w:tc>
        <w:tc>
          <w:tcPr>
            <w:tcW w:w="436" w:type="dxa"/>
            <w:noWrap/>
            <w:hideMark/>
          </w:tcPr>
          <w:p w14:paraId="002781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06A8DE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16</w:t>
            </w:r>
          </w:p>
        </w:tc>
        <w:tc>
          <w:tcPr>
            <w:tcW w:w="949" w:type="dxa"/>
            <w:noWrap/>
            <w:hideMark/>
          </w:tcPr>
          <w:p w14:paraId="176C4F6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16</w:t>
            </w:r>
          </w:p>
        </w:tc>
        <w:tc>
          <w:tcPr>
            <w:tcW w:w="933" w:type="dxa"/>
            <w:noWrap/>
            <w:hideMark/>
          </w:tcPr>
          <w:p w14:paraId="312F238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7871F3E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46A6B38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1B534B7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36267A"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586EE40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Desmodium spp.</w:t>
            </w:r>
          </w:p>
        </w:tc>
        <w:tc>
          <w:tcPr>
            <w:tcW w:w="1437" w:type="dxa"/>
            <w:noWrap/>
            <w:hideMark/>
          </w:tcPr>
          <w:p w14:paraId="312E7B8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5F455FC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weeds (Striga)</w:t>
            </w:r>
          </w:p>
        </w:tc>
        <w:tc>
          <w:tcPr>
            <w:tcW w:w="436" w:type="dxa"/>
            <w:noWrap/>
            <w:hideMark/>
          </w:tcPr>
          <w:p w14:paraId="037833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355E956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0896101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33" w:type="dxa"/>
            <w:noWrap/>
            <w:hideMark/>
          </w:tcPr>
          <w:p w14:paraId="7FF533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7CBB1A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30E9FB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475481DC"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584174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177F192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Desmodium spp.</w:t>
            </w:r>
            <w:r>
              <w:rPr>
                <w:rFonts w:eastAsia="Times New Roman" w:cs="Calibri Light"/>
                <w:color w:val="000000"/>
                <w:kern w:val="0"/>
                <w:sz w:val="16"/>
                <w:szCs w:val="16"/>
                <w:lang w:eastAsia="en-GB"/>
                <w14:ligatures w14:val="none"/>
              </w:rPr>
              <w:t xml:space="preserve"> + Napier Grass</w:t>
            </w:r>
          </w:p>
        </w:tc>
        <w:tc>
          <w:tcPr>
            <w:tcW w:w="1437" w:type="dxa"/>
            <w:noWrap/>
            <w:hideMark/>
          </w:tcPr>
          <w:p w14:paraId="01F5A74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481EC65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insect pests (stem borers)</w:t>
            </w:r>
          </w:p>
        </w:tc>
        <w:tc>
          <w:tcPr>
            <w:tcW w:w="436" w:type="dxa"/>
            <w:noWrap/>
            <w:hideMark/>
          </w:tcPr>
          <w:p w14:paraId="5FAB4A3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494A748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13</w:t>
            </w:r>
          </w:p>
        </w:tc>
        <w:tc>
          <w:tcPr>
            <w:tcW w:w="949" w:type="dxa"/>
            <w:noWrap/>
            <w:hideMark/>
          </w:tcPr>
          <w:p w14:paraId="4865050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13</w:t>
            </w:r>
          </w:p>
        </w:tc>
        <w:tc>
          <w:tcPr>
            <w:tcW w:w="933" w:type="dxa"/>
            <w:noWrap/>
            <w:hideMark/>
          </w:tcPr>
          <w:p w14:paraId="667EE14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2C94D3F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64951B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4DD3071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006BAFA"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6D3FCB6E" w14:textId="77777777" w:rsidR="00A607AE" w:rsidRPr="00C01E0A" w:rsidRDefault="00A607AE" w:rsidP="002A6E05">
            <w:pPr>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Desmodium spp.</w:t>
            </w:r>
            <w:r>
              <w:rPr>
                <w:rFonts w:eastAsia="Times New Roman" w:cs="Calibri Light"/>
                <w:color w:val="000000"/>
                <w:kern w:val="0"/>
                <w:sz w:val="16"/>
                <w:szCs w:val="16"/>
                <w:lang w:eastAsia="en-GB"/>
                <w14:ligatures w14:val="none"/>
              </w:rPr>
              <w:t xml:space="preserve"> + Napier Grass</w:t>
            </w:r>
          </w:p>
        </w:tc>
        <w:tc>
          <w:tcPr>
            <w:tcW w:w="1437" w:type="dxa"/>
            <w:noWrap/>
            <w:hideMark/>
          </w:tcPr>
          <w:p w14:paraId="436C272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27270E7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weeds (Striga)</w:t>
            </w:r>
          </w:p>
        </w:tc>
        <w:tc>
          <w:tcPr>
            <w:tcW w:w="436" w:type="dxa"/>
            <w:noWrap/>
            <w:hideMark/>
          </w:tcPr>
          <w:p w14:paraId="2062920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00898D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949" w:type="dxa"/>
            <w:noWrap/>
            <w:hideMark/>
          </w:tcPr>
          <w:p w14:paraId="37FDE2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933" w:type="dxa"/>
            <w:noWrap/>
            <w:hideMark/>
          </w:tcPr>
          <w:p w14:paraId="21E5CAD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07A491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4F716F9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1E37CF07"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3C3D44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7AB34FE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Cowpea</w:t>
            </w:r>
          </w:p>
        </w:tc>
        <w:tc>
          <w:tcPr>
            <w:tcW w:w="1437" w:type="dxa"/>
            <w:noWrap/>
            <w:hideMark/>
          </w:tcPr>
          <w:p w14:paraId="4C0C4B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0EB547D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insect pests (stem borers)</w:t>
            </w:r>
          </w:p>
        </w:tc>
        <w:tc>
          <w:tcPr>
            <w:tcW w:w="436" w:type="dxa"/>
            <w:noWrap/>
            <w:hideMark/>
          </w:tcPr>
          <w:p w14:paraId="5B910CD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66A788B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443506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33" w:type="dxa"/>
            <w:noWrap/>
            <w:hideMark/>
          </w:tcPr>
          <w:p w14:paraId="4147993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72CECE9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52" w:type="dxa"/>
            <w:noWrap/>
            <w:hideMark/>
          </w:tcPr>
          <w:p w14:paraId="02D771D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75</w:t>
            </w:r>
          </w:p>
        </w:tc>
      </w:tr>
      <w:tr w:rsidR="00A607AE" w:rsidRPr="00C01E0A" w14:paraId="6D954FD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5E0E0BA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5BE2A4F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Cowpea</w:t>
            </w:r>
          </w:p>
        </w:tc>
        <w:tc>
          <w:tcPr>
            <w:tcW w:w="1437" w:type="dxa"/>
            <w:noWrap/>
            <w:hideMark/>
          </w:tcPr>
          <w:p w14:paraId="20DE9B2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735" w:type="dxa"/>
            <w:noWrap/>
            <w:hideMark/>
          </w:tcPr>
          <w:p w14:paraId="16F1F1D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weeds (Striga)</w:t>
            </w:r>
          </w:p>
        </w:tc>
        <w:tc>
          <w:tcPr>
            <w:tcW w:w="436" w:type="dxa"/>
            <w:noWrap/>
            <w:hideMark/>
          </w:tcPr>
          <w:p w14:paraId="5AD7AF6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1F71DF2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49" w:type="dxa"/>
            <w:noWrap/>
            <w:hideMark/>
          </w:tcPr>
          <w:p w14:paraId="6E8A02D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33" w:type="dxa"/>
            <w:noWrap/>
            <w:hideMark/>
          </w:tcPr>
          <w:p w14:paraId="3F9B52F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44C9857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021152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278FB0B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425805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743" w:type="dxa"/>
            <w:noWrap/>
            <w:hideMark/>
          </w:tcPr>
          <w:p w14:paraId="7DB97D3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Tomato</w:t>
            </w:r>
          </w:p>
        </w:tc>
        <w:tc>
          <w:tcPr>
            <w:tcW w:w="1437" w:type="dxa"/>
            <w:noWrap/>
            <w:hideMark/>
          </w:tcPr>
          <w:p w14:paraId="5005B19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Without a nitrogen-fixing species</w:t>
            </w:r>
          </w:p>
        </w:tc>
        <w:tc>
          <w:tcPr>
            <w:tcW w:w="1735" w:type="dxa"/>
            <w:noWrap/>
            <w:hideMark/>
          </w:tcPr>
          <w:p w14:paraId="057B15E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insect pests (thrips)</w:t>
            </w:r>
          </w:p>
        </w:tc>
        <w:tc>
          <w:tcPr>
            <w:tcW w:w="436" w:type="dxa"/>
            <w:noWrap/>
            <w:hideMark/>
          </w:tcPr>
          <w:p w14:paraId="5E04C25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779F977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49" w:type="dxa"/>
            <w:noWrap/>
            <w:hideMark/>
          </w:tcPr>
          <w:p w14:paraId="408345C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33" w:type="dxa"/>
            <w:noWrap/>
            <w:hideMark/>
          </w:tcPr>
          <w:p w14:paraId="0718424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48B2671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52" w:type="dxa"/>
            <w:noWrap/>
            <w:hideMark/>
          </w:tcPr>
          <w:p w14:paraId="7F2AC9E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A607AE" w:rsidRPr="00C01E0A" w14:paraId="76061B6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E7BB04D"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Sorghum</w:t>
            </w:r>
          </w:p>
        </w:tc>
        <w:tc>
          <w:tcPr>
            <w:tcW w:w="1743" w:type="dxa"/>
            <w:noWrap/>
            <w:hideMark/>
          </w:tcPr>
          <w:p w14:paraId="7A2766E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Desmodium spp.</w:t>
            </w:r>
          </w:p>
        </w:tc>
        <w:tc>
          <w:tcPr>
            <w:tcW w:w="1437" w:type="dxa"/>
            <w:noWrap/>
            <w:hideMark/>
          </w:tcPr>
          <w:p w14:paraId="54A4234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37E9656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insect pests (stem borers)</w:t>
            </w:r>
          </w:p>
        </w:tc>
        <w:tc>
          <w:tcPr>
            <w:tcW w:w="436" w:type="dxa"/>
            <w:noWrap/>
            <w:hideMark/>
          </w:tcPr>
          <w:p w14:paraId="0FE3223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17A55C7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949" w:type="dxa"/>
            <w:noWrap/>
            <w:hideMark/>
          </w:tcPr>
          <w:p w14:paraId="3DDA41E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933" w:type="dxa"/>
            <w:noWrap/>
            <w:hideMark/>
          </w:tcPr>
          <w:p w14:paraId="791F764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470ABFC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026BA0D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607AE" w:rsidRPr="00C01E0A" w14:paraId="174C51C9"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355A98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Sorghum</w:t>
            </w:r>
          </w:p>
        </w:tc>
        <w:tc>
          <w:tcPr>
            <w:tcW w:w="1743" w:type="dxa"/>
            <w:noWrap/>
            <w:hideMark/>
          </w:tcPr>
          <w:p w14:paraId="685503C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Pr>
                <w:rFonts w:eastAsia="Times New Roman" w:cs="Calibri Light"/>
                <w:i/>
                <w:iCs/>
                <w:color w:val="000000"/>
                <w:kern w:val="0"/>
                <w:sz w:val="16"/>
                <w:szCs w:val="16"/>
                <w:lang w:eastAsia="en-GB"/>
                <w14:ligatures w14:val="none"/>
              </w:rPr>
              <w:t>Desmodium spp.</w:t>
            </w:r>
          </w:p>
        </w:tc>
        <w:tc>
          <w:tcPr>
            <w:tcW w:w="1437" w:type="dxa"/>
            <w:noWrap/>
            <w:hideMark/>
          </w:tcPr>
          <w:p w14:paraId="207F709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Push-pull</w:t>
            </w:r>
          </w:p>
        </w:tc>
        <w:tc>
          <w:tcPr>
            <w:tcW w:w="1735" w:type="dxa"/>
            <w:noWrap/>
            <w:hideMark/>
          </w:tcPr>
          <w:p w14:paraId="540F35A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weeds (Striga)</w:t>
            </w:r>
          </w:p>
        </w:tc>
        <w:tc>
          <w:tcPr>
            <w:tcW w:w="436" w:type="dxa"/>
            <w:noWrap/>
            <w:hideMark/>
          </w:tcPr>
          <w:p w14:paraId="66896D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695" w:type="dxa"/>
            <w:noWrap/>
            <w:hideMark/>
          </w:tcPr>
          <w:p w14:paraId="4138E0A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49" w:type="dxa"/>
            <w:noWrap/>
            <w:hideMark/>
          </w:tcPr>
          <w:p w14:paraId="3E0FDEA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33" w:type="dxa"/>
            <w:noWrap/>
            <w:hideMark/>
          </w:tcPr>
          <w:p w14:paraId="01DE9BE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90" w:type="dxa"/>
            <w:noWrap/>
            <w:hideMark/>
          </w:tcPr>
          <w:p w14:paraId="540F5C2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52" w:type="dxa"/>
            <w:noWrap/>
            <w:hideMark/>
          </w:tcPr>
          <w:p w14:paraId="6C4E6A2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bl>
    <w:p w14:paraId="43D4C37E" w14:textId="77777777" w:rsidR="003C4ADF" w:rsidRPr="00C01E0A" w:rsidRDefault="003C4ADF">
      <w:pPr>
        <w:jc w:val="left"/>
        <w:rPr>
          <w:rFonts w:eastAsiaTheme="majorEastAsia" w:cstheme="majorBidi"/>
          <w:b/>
          <w:iCs/>
        </w:rPr>
      </w:pPr>
      <w:r>
        <w:br w:type="page"/>
      </w:r>
    </w:p>
    <w:p w14:paraId="4304D079" w14:textId="345B2862" w:rsidR="00C10F07" w:rsidRPr="00A020D4" w:rsidRDefault="000C3CC0" w:rsidP="000C3CC0">
      <w:pPr>
        <w:pStyle w:val="Tables"/>
      </w:pPr>
      <w:r>
        <w:lastRenderedPageBreak/>
        <w:t xml:space="preserve">TABLE 2A.S8. Effects of a) biochar amendment compared with no fertilizer, b) agroforestry compared with monoculture, c) crop rotation compared with monoculture, and d) reduced tillage compared with conventional tillage on cereal productivity in the high-priority areas of Scenario 2A in Kenya. </w:t>
      </w:r>
      <w:r>
        <w:rPr>
          <w:b w:val="0"/>
          <w:bCs/>
        </w:rPr>
        <w:t>Positive, neutral and negative comparisons are those in which the AE/RA practice improved, did not change or worsened cereal productivity compared with the conventional practice. Results are shown by measured crop, companion species, type of practice and outcome measured. A missing companion species indicates a sole crop.</w:t>
      </w:r>
    </w:p>
    <w:tbl>
      <w:tblPr>
        <w:tblStyle w:val="ListTable3-Accent1"/>
        <w:tblW w:w="10767" w:type="dxa"/>
        <w:tblLook w:val="04A0" w:firstRow="1" w:lastRow="0" w:firstColumn="1" w:lastColumn="0" w:noHBand="0" w:noVBand="1"/>
      </w:tblPr>
      <w:tblGrid>
        <w:gridCol w:w="841"/>
        <w:gridCol w:w="2065"/>
        <w:gridCol w:w="1347"/>
        <w:gridCol w:w="833"/>
        <w:gridCol w:w="665"/>
        <w:gridCol w:w="1016"/>
        <w:gridCol w:w="1000"/>
        <w:gridCol w:w="1000"/>
        <w:gridCol w:w="1000"/>
        <w:gridCol w:w="1000"/>
      </w:tblGrid>
      <w:tr w:rsidR="00371B2D" w:rsidRPr="00371B2D" w14:paraId="4A959A38" w14:textId="77777777" w:rsidTr="00597346">
        <w:trPr>
          <w:cnfStyle w:val="100000000000" w:firstRow="1" w:lastRow="0" w:firstColumn="0" w:lastColumn="0" w:oddVBand="0" w:evenVBand="0" w:oddHBand="0" w:evenHBand="0" w:firstRowFirstColumn="0" w:firstRowLastColumn="0" w:lastRowFirstColumn="0" w:lastRowLastColumn="0"/>
          <w:trHeight w:val="329"/>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561A50AB" w14:textId="77777777" w:rsidR="00371B2D" w:rsidRPr="00371B2D" w:rsidRDefault="00371B2D" w:rsidP="00371B2D">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a) Biochar amendment compared with no fertilizer, by measured crop, companion species, type of biochar amendment, and outcome measured.</w:t>
            </w:r>
          </w:p>
        </w:tc>
      </w:tr>
      <w:tr w:rsidR="00371B2D" w:rsidRPr="00371B2D" w14:paraId="32898C72"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84A37F9" w14:textId="77777777" w:rsidR="00371B2D" w:rsidRPr="00371B2D" w:rsidRDefault="00371B2D" w:rsidP="00371B2D">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2147" w:type="dxa"/>
            <w:noWrap/>
            <w:hideMark/>
          </w:tcPr>
          <w:p w14:paraId="02523F4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397" w:type="dxa"/>
            <w:noWrap/>
            <w:hideMark/>
          </w:tcPr>
          <w:p w14:paraId="2853196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Biochar amendment</w:t>
            </w:r>
          </w:p>
        </w:tc>
        <w:tc>
          <w:tcPr>
            <w:tcW w:w="818" w:type="dxa"/>
            <w:noWrap/>
            <w:hideMark/>
          </w:tcPr>
          <w:p w14:paraId="1702799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654" w:type="dxa"/>
            <w:noWrap/>
            <w:hideMark/>
          </w:tcPr>
          <w:p w14:paraId="5500237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998" w:type="dxa"/>
            <w:noWrap/>
            <w:hideMark/>
          </w:tcPr>
          <w:p w14:paraId="015CBB1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982" w:type="dxa"/>
            <w:noWrap/>
            <w:hideMark/>
          </w:tcPr>
          <w:p w14:paraId="5D81F95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982" w:type="dxa"/>
            <w:noWrap/>
            <w:hideMark/>
          </w:tcPr>
          <w:p w14:paraId="5E47108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982" w:type="dxa"/>
            <w:noWrap/>
            <w:hideMark/>
          </w:tcPr>
          <w:p w14:paraId="675166B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982" w:type="dxa"/>
            <w:noWrap/>
            <w:hideMark/>
          </w:tcPr>
          <w:p w14:paraId="38DDDD8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371B2D" w:rsidRPr="00371B2D" w14:paraId="0EF10984"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1DDAE8E"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107E5FD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397" w:type="dxa"/>
            <w:noWrap/>
            <w:hideMark/>
          </w:tcPr>
          <w:p w14:paraId="5B2EB3C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Biochar</w:t>
            </w:r>
          </w:p>
        </w:tc>
        <w:tc>
          <w:tcPr>
            <w:tcW w:w="818" w:type="dxa"/>
            <w:noWrap/>
            <w:hideMark/>
          </w:tcPr>
          <w:p w14:paraId="29B3FE3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792C2F7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98" w:type="dxa"/>
            <w:noWrap/>
            <w:hideMark/>
          </w:tcPr>
          <w:p w14:paraId="2F24C30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41</w:t>
            </w:r>
          </w:p>
        </w:tc>
        <w:tc>
          <w:tcPr>
            <w:tcW w:w="982" w:type="dxa"/>
            <w:noWrap/>
            <w:hideMark/>
          </w:tcPr>
          <w:p w14:paraId="305A368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18</w:t>
            </w:r>
          </w:p>
        </w:tc>
        <w:tc>
          <w:tcPr>
            <w:tcW w:w="982" w:type="dxa"/>
            <w:noWrap/>
            <w:hideMark/>
          </w:tcPr>
          <w:p w14:paraId="0FEA131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21EA0DA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23</w:t>
            </w:r>
          </w:p>
        </w:tc>
        <w:tc>
          <w:tcPr>
            <w:tcW w:w="982" w:type="dxa"/>
            <w:noWrap/>
            <w:hideMark/>
          </w:tcPr>
          <w:p w14:paraId="2B19918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44</w:t>
            </w:r>
          </w:p>
        </w:tc>
      </w:tr>
      <w:tr w:rsidR="00371B2D" w:rsidRPr="00371B2D" w14:paraId="1C2FEAA1"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006D123"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309210C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Soybean</w:t>
            </w:r>
          </w:p>
        </w:tc>
        <w:tc>
          <w:tcPr>
            <w:tcW w:w="1397" w:type="dxa"/>
            <w:noWrap/>
            <w:hideMark/>
          </w:tcPr>
          <w:p w14:paraId="6E9B16D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Biochar</w:t>
            </w:r>
          </w:p>
        </w:tc>
        <w:tc>
          <w:tcPr>
            <w:tcW w:w="818" w:type="dxa"/>
            <w:noWrap/>
            <w:hideMark/>
          </w:tcPr>
          <w:p w14:paraId="4EC8CAF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081F45D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32C80AD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26</w:t>
            </w:r>
          </w:p>
        </w:tc>
        <w:tc>
          <w:tcPr>
            <w:tcW w:w="982" w:type="dxa"/>
            <w:noWrap/>
            <w:hideMark/>
          </w:tcPr>
          <w:p w14:paraId="3F54FF5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24</w:t>
            </w:r>
          </w:p>
        </w:tc>
        <w:tc>
          <w:tcPr>
            <w:tcW w:w="982" w:type="dxa"/>
            <w:noWrap/>
            <w:hideMark/>
          </w:tcPr>
          <w:p w14:paraId="3AD3DA7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6C719DE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82" w:type="dxa"/>
            <w:noWrap/>
            <w:hideMark/>
          </w:tcPr>
          <w:p w14:paraId="5DC2FB4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92</w:t>
            </w:r>
          </w:p>
        </w:tc>
      </w:tr>
      <w:tr w:rsidR="00371B2D" w:rsidRPr="00371B2D" w14:paraId="0A1F2A0C"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7548EFA9" w14:textId="77777777" w:rsidR="00371B2D" w:rsidRPr="00371B2D" w:rsidRDefault="00371B2D" w:rsidP="00371B2D">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b) Agroforestry compared with monoculture, by measured crop, companion species, agroforestry type, and outcome measured.</w:t>
            </w:r>
          </w:p>
        </w:tc>
      </w:tr>
      <w:tr w:rsidR="00371B2D" w:rsidRPr="00371B2D" w14:paraId="76D4A810"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89CC761" w14:textId="77777777" w:rsidR="00371B2D" w:rsidRPr="00371B2D" w:rsidRDefault="00371B2D" w:rsidP="00371B2D">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2147" w:type="dxa"/>
            <w:noWrap/>
            <w:hideMark/>
          </w:tcPr>
          <w:p w14:paraId="6199B6D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397" w:type="dxa"/>
            <w:noWrap/>
            <w:hideMark/>
          </w:tcPr>
          <w:p w14:paraId="610857C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Agroforestry type</w:t>
            </w:r>
          </w:p>
        </w:tc>
        <w:tc>
          <w:tcPr>
            <w:tcW w:w="818" w:type="dxa"/>
            <w:noWrap/>
            <w:hideMark/>
          </w:tcPr>
          <w:p w14:paraId="181D63C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654" w:type="dxa"/>
            <w:noWrap/>
            <w:hideMark/>
          </w:tcPr>
          <w:p w14:paraId="3A89E9B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998" w:type="dxa"/>
            <w:noWrap/>
            <w:hideMark/>
          </w:tcPr>
          <w:p w14:paraId="57D7E73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982" w:type="dxa"/>
            <w:noWrap/>
            <w:hideMark/>
          </w:tcPr>
          <w:p w14:paraId="10CD619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982" w:type="dxa"/>
            <w:noWrap/>
            <w:hideMark/>
          </w:tcPr>
          <w:p w14:paraId="32251A4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982" w:type="dxa"/>
            <w:noWrap/>
            <w:hideMark/>
          </w:tcPr>
          <w:p w14:paraId="546DA90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982" w:type="dxa"/>
            <w:noWrap/>
            <w:hideMark/>
          </w:tcPr>
          <w:p w14:paraId="0DFB255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371B2D" w:rsidRPr="00371B2D" w14:paraId="6A0974D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7405AC2"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5AE6A28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 xml:space="preserve">Cowpea + </w:t>
            </w:r>
            <w:r w:rsidRPr="000B48BC">
              <w:rPr>
                <w:rFonts w:eastAsia="Times New Roman" w:cs="Calibri Light"/>
                <w:i/>
                <w:iCs/>
                <w:color w:val="000000"/>
                <w:kern w:val="0"/>
                <w:sz w:val="16"/>
                <w:szCs w:val="16"/>
                <w:lang w:eastAsia="en-GB"/>
                <w14:ligatures w14:val="none"/>
              </w:rPr>
              <w:t>Grevillea robusta</w:t>
            </w:r>
          </w:p>
        </w:tc>
        <w:tc>
          <w:tcPr>
            <w:tcW w:w="1397" w:type="dxa"/>
            <w:noWrap/>
            <w:hideMark/>
          </w:tcPr>
          <w:p w14:paraId="5CF553DB" w14:textId="16F4902E"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(N fixing and Non N fixing)</w:t>
            </w:r>
          </w:p>
        </w:tc>
        <w:tc>
          <w:tcPr>
            <w:tcW w:w="818" w:type="dxa"/>
            <w:noWrap/>
            <w:hideMark/>
          </w:tcPr>
          <w:p w14:paraId="4A9ED15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654" w:type="dxa"/>
            <w:noWrap/>
            <w:hideMark/>
          </w:tcPr>
          <w:p w14:paraId="49D2268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1E1D427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82" w:type="dxa"/>
            <w:noWrap/>
            <w:hideMark/>
          </w:tcPr>
          <w:p w14:paraId="638CA4C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259956C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06A3FCB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82" w:type="dxa"/>
            <w:noWrap/>
            <w:hideMark/>
          </w:tcPr>
          <w:p w14:paraId="5C23F20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371B2D" w:rsidRPr="00371B2D" w14:paraId="6FFCED9C"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7D49568"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017471D4" w14:textId="77777777" w:rsidR="00371B2D" w:rsidRPr="000B48BC"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0B48BC">
              <w:rPr>
                <w:rFonts w:eastAsia="Times New Roman" w:cs="Calibri Light"/>
                <w:i/>
                <w:iCs/>
                <w:color w:val="000000"/>
                <w:kern w:val="0"/>
                <w:sz w:val="16"/>
                <w:szCs w:val="16"/>
                <w:lang w:eastAsia="en-GB"/>
                <w14:ligatures w14:val="none"/>
              </w:rPr>
              <w:t>Sesbania sesban</w:t>
            </w:r>
          </w:p>
        </w:tc>
        <w:tc>
          <w:tcPr>
            <w:tcW w:w="1397" w:type="dxa"/>
            <w:noWrap/>
            <w:hideMark/>
          </w:tcPr>
          <w:p w14:paraId="6B3F8A96" w14:textId="387829F1"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(N fixing)</w:t>
            </w:r>
          </w:p>
        </w:tc>
        <w:tc>
          <w:tcPr>
            <w:tcW w:w="818" w:type="dxa"/>
            <w:noWrap/>
            <w:hideMark/>
          </w:tcPr>
          <w:p w14:paraId="7FB47BA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654" w:type="dxa"/>
            <w:noWrap/>
            <w:hideMark/>
          </w:tcPr>
          <w:p w14:paraId="49F88EE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5F8F410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30</w:t>
            </w:r>
          </w:p>
        </w:tc>
        <w:tc>
          <w:tcPr>
            <w:tcW w:w="982" w:type="dxa"/>
            <w:noWrap/>
            <w:hideMark/>
          </w:tcPr>
          <w:p w14:paraId="15BDC4B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18</w:t>
            </w:r>
          </w:p>
        </w:tc>
        <w:tc>
          <w:tcPr>
            <w:tcW w:w="982" w:type="dxa"/>
            <w:noWrap/>
            <w:hideMark/>
          </w:tcPr>
          <w:p w14:paraId="2C2F816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35845B1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982" w:type="dxa"/>
            <w:noWrap/>
            <w:hideMark/>
          </w:tcPr>
          <w:p w14:paraId="31A7087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60</w:t>
            </w:r>
          </w:p>
        </w:tc>
      </w:tr>
      <w:tr w:rsidR="00371B2D" w:rsidRPr="00371B2D" w14:paraId="04B57473"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53469D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56CD33CC" w14:textId="77777777" w:rsidR="00371B2D" w:rsidRPr="000B48BC"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0B48BC">
              <w:rPr>
                <w:rFonts w:eastAsia="Times New Roman" w:cs="Calibri Light"/>
                <w:i/>
                <w:iCs/>
                <w:color w:val="000000"/>
                <w:kern w:val="0"/>
                <w:sz w:val="16"/>
                <w:szCs w:val="16"/>
                <w:lang w:eastAsia="en-GB"/>
                <w14:ligatures w14:val="none"/>
              </w:rPr>
              <w:t>Croton macrostachyus</w:t>
            </w:r>
          </w:p>
        </w:tc>
        <w:tc>
          <w:tcPr>
            <w:tcW w:w="1397" w:type="dxa"/>
            <w:noWrap/>
            <w:hideMark/>
          </w:tcPr>
          <w:p w14:paraId="1948F905" w14:textId="327CE34C"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(N fixing)</w:t>
            </w:r>
          </w:p>
        </w:tc>
        <w:tc>
          <w:tcPr>
            <w:tcW w:w="818" w:type="dxa"/>
            <w:noWrap/>
            <w:hideMark/>
          </w:tcPr>
          <w:p w14:paraId="1F85FB7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654" w:type="dxa"/>
            <w:noWrap/>
            <w:hideMark/>
          </w:tcPr>
          <w:p w14:paraId="720D35C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7FD632C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82" w:type="dxa"/>
            <w:noWrap/>
            <w:hideMark/>
          </w:tcPr>
          <w:p w14:paraId="5766910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82" w:type="dxa"/>
            <w:noWrap/>
            <w:hideMark/>
          </w:tcPr>
          <w:p w14:paraId="14D75F5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2571484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82" w:type="dxa"/>
            <w:noWrap/>
            <w:hideMark/>
          </w:tcPr>
          <w:p w14:paraId="05ED893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25</w:t>
            </w:r>
          </w:p>
        </w:tc>
      </w:tr>
      <w:tr w:rsidR="00371B2D" w:rsidRPr="00371B2D" w14:paraId="104A2C67"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0410A1D"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1A2DC61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Markhamia lutea</w:t>
            </w:r>
          </w:p>
        </w:tc>
        <w:tc>
          <w:tcPr>
            <w:tcW w:w="1397" w:type="dxa"/>
            <w:noWrap/>
            <w:hideMark/>
          </w:tcPr>
          <w:p w14:paraId="6914313F" w14:textId="01A0522E"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(N fixing)</w:t>
            </w:r>
          </w:p>
        </w:tc>
        <w:tc>
          <w:tcPr>
            <w:tcW w:w="818" w:type="dxa"/>
            <w:noWrap/>
            <w:hideMark/>
          </w:tcPr>
          <w:p w14:paraId="46B22B2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654" w:type="dxa"/>
            <w:noWrap/>
            <w:hideMark/>
          </w:tcPr>
          <w:p w14:paraId="3C2D8AB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3A30A19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82" w:type="dxa"/>
            <w:noWrap/>
            <w:hideMark/>
          </w:tcPr>
          <w:p w14:paraId="76B426B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783F681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338A351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82" w:type="dxa"/>
            <w:noWrap/>
            <w:hideMark/>
          </w:tcPr>
          <w:p w14:paraId="5824A13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371B2D" w:rsidRPr="00371B2D" w14:paraId="37CA047C"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896285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0396389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es-AR" w:eastAsia="en-GB"/>
                <w14:ligatures w14:val="none"/>
              </w:rPr>
            </w:pPr>
            <w:r w:rsidRPr="000B48BC">
              <w:rPr>
                <w:rFonts w:eastAsia="Times New Roman" w:cs="Calibri Light"/>
                <w:i/>
                <w:iCs/>
                <w:color w:val="000000"/>
                <w:kern w:val="0"/>
                <w:sz w:val="16"/>
                <w:szCs w:val="16"/>
                <w:lang w:val="es-AR" w:eastAsia="en-GB"/>
                <w14:ligatures w14:val="none"/>
              </w:rPr>
              <w:t>Acacia albida Delile</w:t>
            </w:r>
            <w:r>
              <w:rPr>
                <w:rFonts w:eastAsia="Times New Roman" w:cs="Calibri Light"/>
                <w:color w:val="000000"/>
                <w:kern w:val="0"/>
                <w:sz w:val="16"/>
                <w:szCs w:val="16"/>
                <w:lang w:val="es-AR" w:eastAsia="en-GB"/>
                <w14:ligatures w14:val="none"/>
              </w:rPr>
              <w:t xml:space="preserve"> + Mung Bean</w:t>
            </w:r>
          </w:p>
        </w:tc>
        <w:tc>
          <w:tcPr>
            <w:tcW w:w="1397" w:type="dxa"/>
            <w:noWrap/>
            <w:hideMark/>
          </w:tcPr>
          <w:p w14:paraId="3504FDE6" w14:textId="4BD50C29"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(N fixing)</w:t>
            </w:r>
          </w:p>
        </w:tc>
        <w:tc>
          <w:tcPr>
            <w:tcW w:w="818" w:type="dxa"/>
            <w:noWrap/>
            <w:hideMark/>
          </w:tcPr>
          <w:p w14:paraId="1B8D37A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139BAB2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5601A93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982" w:type="dxa"/>
            <w:noWrap/>
            <w:hideMark/>
          </w:tcPr>
          <w:p w14:paraId="18C5B01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82" w:type="dxa"/>
            <w:noWrap/>
            <w:hideMark/>
          </w:tcPr>
          <w:p w14:paraId="73007D8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74DB84F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11</w:t>
            </w:r>
          </w:p>
        </w:tc>
        <w:tc>
          <w:tcPr>
            <w:tcW w:w="982" w:type="dxa"/>
            <w:noWrap/>
            <w:hideMark/>
          </w:tcPr>
          <w:p w14:paraId="2489067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r>
      <w:tr w:rsidR="00371B2D" w:rsidRPr="00371B2D" w14:paraId="1A1B31DD"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C1AC92F"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0AA4FC80" w14:textId="77777777" w:rsidR="00371B2D" w:rsidRPr="000B48BC"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0B48BC">
              <w:rPr>
                <w:rFonts w:eastAsia="Times New Roman" w:cs="Calibri Light"/>
                <w:i/>
                <w:iCs/>
                <w:color w:val="000000"/>
                <w:kern w:val="0"/>
                <w:sz w:val="16"/>
                <w:szCs w:val="16"/>
                <w:lang w:eastAsia="en-GB"/>
                <w14:ligatures w14:val="none"/>
              </w:rPr>
              <w:t>Sesbania sesban</w:t>
            </w:r>
          </w:p>
        </w:tc>
        <w:tc>
          <w:tcPr>
            <w:tcW w:w="1397" w:type="dxa"/>
            <w:noWrap/>
            <w:hideMark/>
          </w:tcPr>
          <w:p w14:paraId="7677679B" w14:textId="3C7B4ADF"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(N fixing)</w:t>
            </w:r>
          </w:p>
        </w:tc>
        <w:tc>
          <w:tcPr>
            <w:tcW w:w="818" w:type="dxa"/>
            <w:noWrap/>
            <w:hideMark/>
          </w:tcPr>
          <w:p w14:paraId="5DCE8C7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57F04F8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3927F01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982" w:type="dxa"/>
            <w:noWrap/>
            <w:hideMark/>
          </w:tcPr>
          <w:p w14:paraId="4C33955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982" w:type="dxa"/>
            <w:noWrap/>
            <w:hideMark/>
          </w:tcPr>
          <w:p w14:paraId="71F4769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4A76EFE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82" w:type="dxa"/>
            <w:noWrap/>
            <w:hideMark/>
          </w:tcPr>
          <w:p w14:paraId="4FDE316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60</w:t>
            </w:r>
          </w:p>
        </w:tc>
      </w:tr>
      <w:tr w:rsidR="00371B2D" w:rsidRPr="00371B2D" w14:paraId="0A3F5FF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2054AA2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6B105CD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Leucaena leucocephala + Mung Bean</w:t>
            </w:r>
          </w:p>
        </w:tc>
        <w:tc>
          <w:tcPr>
            <w:tcW w:w="1397" w:type="dxa"/>
            <w:noWrap/>
            <w:hideMark/>
          </w:tcPr>
          <w:p w14:paraId="6DC70A5C" w14:textId="5E7B8987"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(N fixing)</w:t>
            </w:r>
          </w:p>
        </w:tc>
        <w:tc>
          <w:tcPr>
            <w:tcW w:w="818" w:type="dxa"/>
            <w:noWrap/>
            <w:hideMark/>
          </w:tcPr>
          <w:p w14:paraId="07E54C4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02AD20E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46D5271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982" w:type="dxa"/>
            <w:noWrap/>
            <w:hideMark/>
          </w:tcPr>
          <w:p w14:paraId="7A48CAD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982" w:type="dxa"/>
            <w:noWrap/>
            <w:hideMark/>
          </w:tcPr>
          <w:p w14:paraId="559B4B4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41A428F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51C4E98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371B2D" w:rsidRPr="00371B2D" w14:paraId="0176574D"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C517FF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1DA6FC8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Croton macrostachyus</w:t>
            </w:r>
          </w:p>
        </w:tc>
        <w:tc>
          <w:tcPr>
            <w:tcW w:w="1397" w:type="dxa"/>
            <w:noWrap/>
            <w:hideMark/>
          </w:tcPr>
          <w:p w14:paraId="2A3279B2" w14:textId="637F99D4"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(N fixing)</w:t>
            </w:r>
          </w:p>
        </w:tc>
        <w:tc>
          <w:tcPr>
            <w:tcW w:w="818" w:type="dxa"/>
            <w:noWrap/>
            <w:hideMark/>
          </w:tcPr>
          <w:p w14:paraId="6D73736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011F638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2C39161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82" w:type="dxa"/>
            <w:noWrap/>
            <w:hideMark/>
          </w:tcPr>
          <w:p w14:paraId="251256F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82" w:type="dxa"/>
            <w:noWrap/>
            <w:hideMark/>
          </w:tcPr>
          <w:p w14:paraId="4B9F0D7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2FD3AA1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6631041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371B2D" w:rsidRPr="00371B2D" w14:paraId="54D2F433"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3FFC4E5"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76314734" w14:textId="77777777" w:rsidR="00371B2D" w:rsidRPr="000B48BC"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0B48BC">
              <w:rPr>
                <w:rFonts w:eastAsia="Times New Roman" w:cs="Calibri Light"/>
                <w:i/>
                <w:iCs/>
                <w:color w:val="000000"/>
                <w:kern w:val="0"/>
                <w:sz w:val="16"/>
                <w:szCs w:val="16"/>
                <w:lang w:eastAsia="en-GB"/>
                <w14:ligatures w14:val="none"/>
              </w:rPr>
              <w:t>Markhamia lutea</w:t>
            </w:r>
          </w:p>
        </w:tc>
        <w:tc>
          <w:tcPr>
            <w:tcW w:w="1397" w:type="dxa"/>
            <w:noWrap/>
            <w:hideMark/>
          </w:tcPr>
          <w:p w14:paraId="5B857C34" w14:textId="2BE6D65E"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(N fixing)</w:t>
            </w:r>
          </w:p>
        </w:tc>
        <w:tc>
          <w:tcPr>
            <w:tcW w:w="818" w:type="dxa"/>
            <w:noWrap/>
            <w:hideMark/>
          </w:tcPr>
          <w:p w14:paraId="2AFAC51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7168A46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5678E0F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82" w:type="dxa"/>
            <w:noWrap/>
            <w:hideMark/>
          </w:tcPr>
          <w:p w14:paraId="765AFE7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1BE1889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3642669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82" w:type="dxa"/>
            <w:noWrap/>
            <w:hideMark/>
          </w:tcPr>
          <w:p w14:paraId="2C65B4B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371B2D" w:rsidRPr="00371B2D" w14:paraId="2D855FFD"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BEF1DF2"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5F5CA97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es-AR" w:eastAsia="en-GB"/>
                <w14:ligatures w14:val="none"/>
              </w:rPr>
            </w:pPr>
            <w:r>
              <w:rPr>
                <w:rFonts w:eastAsia="Times New Roman" w:cs="Calibri Light"/>
                <w:color w:val="000000"/>
                <w:kern w:val="0"/>
                <w:sz w:val="16"/>
                <w:szCs w:val="16"/>
                <w:lang w:val="es-AR" w:eastAsia="en-GB"/>
                <w14:ligatures w14:val="none"/>
              </w:rPr>
              <w:t>Cordia africana + Faidherbia albida + Grevillea robusta + Vachellia seyal + Vachellia xanthophloea</w:t>
            </w:r>
          </w:p>
        </w:tc>
        <w:tc>
          <w:tcPr>
            <w:tcW w:w="1397" w:type="dxa"/>
            <w:noWrap/>
            <w:hideMark/>
          </w:tcPr>
          <w:p w14:paraId="00DD8722" w14:textId="6DD97199"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(N fixing)</w:t>
            </w:r>
          </w:p>
        </w:tc>
        <w:tc>
          <w:tcPr>
            <w:tcW w:w="818" w:type="dxa"/>
            <w:noWrap/>
            <w:hideMark/>
          </w:tcPr>
          <w:p w14:paraId="4D95DB7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09118CA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014E6E0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82" w:type="dxa"/>
            <w:noWrap/>
            <w:hideMark/>
          </w:tcPr>
          <w:p w14:paraId="38DF468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82" w:type="dxa"/>
            <w:noWrap/>
            <w:hideMark/>
          </w:tcPr>
          <w:p w14:paraId="68A16FE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144FB5F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82" w:type="dxa"/>
            <w:noWrap/>
            <w:hideMark/>
          </w:tcPr>
          <w:p w14:paraId="5104503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67</w:t>
            </w:r>
          </w:p>
        </w:tc>
      </w:tr>
      <w:tr w:rsidR="00371B2D" w:rsidRPr="00371B2D" w14:paraId="3E173D5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70C02DDF"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17ACB05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Cordia africana</w:t>
            </w:r>
          </w:p>
        </w:tc>
        <w:tc>
          <w:tcPr>
            <w:tcW w:w="1397" w:type="dxa"/>
            <w:noWrap/>
            <w:hideMark/>
          </w:tcPr>
          <w:p w14:paraId="56F68613" w14:textId="7EA2D06F"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(Non-N fixing)</w:t>
            </w:r>
          </w:p>
        </w:tc>
        <w:tc>
          <w:tcPr>
            <w:tcW w:w="818" w:type="dxa"/>
            <w:noWrap/>
            <w:hideMark/>
          </w:tcPr>
          <w:p w14:paraId="4A8259C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05BAD6B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6BCC503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82" w:type="dxa"/>
            <w:noWrap/>
            <w:hideMark/>
          </w:tcPr>
          <w:p w14:paraId="182E6C7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82" w:type="dxa"/>
            <w:noWrap/>
            <w:hideMark/>
          </w:tcPr>
          <w:p w14:paraId="48037E9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491B9E7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82" w:type="dxa"/>
            <w:noWrap/>
            <w:hideMark/>
          </w:tcPr>
          <w:p w14:paraId="439B765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67</w:t>
            </w:r>
          </w:p>
        </w:tc>
      </w:tr>
      <w:tr w:rsidR="00371B2D" w:rsidRPr="00371B2D" w14:paraId="23925CA3"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C99481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3F6F5C25" w14:textId="77777777" w:rsidR="00371B2D" w:rsidRPr="000B48BC"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0B48BC">
              <w:rPr>
                <w:rFonts w:eastAsia="Times New Roman" w:cs="Calibri Light"/>
                <w:i/>
                <w:iCs/>
                <w:color w:val="000000"/>
                <w:kern w:val="0"/>
                <w:sz w:val="16"/>
                <w:szCs w:val="16"/>
                <w:lang w:eastAsia="en-GB"/>
                <w14:ligatures w14:val="none"/>
              </w:rPr>
              <w:t>Faidherbia albida</w:t>
            </w:r>
          </w:p>
        </w:tc>
        <w:tc>
          <w:tcPr>
            <w:tcW w:w="1397" w:type="dxa"/>
            <w:noWrap/>
            <w:hideMark/>
          </w:tcPr>
          <w:p w14:paraId="2E2EBD5A" w14:textId="3861DEDD"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(Non-N fixing)</w:t>
            </w:r>
          </w:p>
        </w:tc>
        <w:tc>
          <w:tcPr>
            <w:tcW w:w="818" w:type="dxa"/>
            <w:noWrap/>
            <w:hideMark/>
          </w:tcPr>
          <w:p w14:paraId="5222EB3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20A6FF7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41A43C1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82" w:type="dxa"/>
            <w:noWrap/>
            <w:hideMark/>
          </w:tcPr>
          <w:p w14:paraId="54A15A5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82" w:type="dxa"/>
            <w:noWrap/>
            <w:hideMark/>
          </w:tcPr>
          <w:p w14:paraId="4D130F8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6F484F3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82" w:type="dxa"/>
            <w:noWrap/>
            <w:hideMark/>
          </w:tcPr>
          <w:p w14:paraId="4412E2C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67</w:t>
            </w:r>
          </w:p>
        </w:tc>
      </w:tr>
      <w:tr w:rsidR="00371B2D" w:rsidRPr="00371B2D" w14:paraId="6769ADE8"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0F88E1D"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1A70D185" w14:textId="77777777" w:rsidR="00371B2D" w:rsidRPr="000B48BC"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0B48BC">
              <w:rPr>
                <w:rFonts w:eastAsia="Times New Roman" w:cs="Calibri Light"/>
                <w:i/>
                <w:iCs/>
                <w:color w:val="000000"/>
                <w:kern w:val="0"/>
                <w:sz w:val="16"/>
                <w:szCs w:val="16"/>
                <w:lang w:eastAsia="en-GB"/>
                <w14:ligatures w14:val="none"/>
              </w:rPr>
              <w:t>Markhamia lutea</w:t>
            </w:r>
          </w:p>
        </w:tc>
        <w:tc>
          <w:tcPr>
            <w:tcW w:w="1397" w:type="dxa"/>
            <w:noWrap/>
            <w:hideMark/>
          </w:tcPr>
          <w:p w14:paraId="75228CC4" w14:textId="4EF52DDD"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(Unspecified)</w:t>
            </w:r>
          </w:p>
        </w:tc>
        <w:tc>
          <w:tcPr>
            <w:tcW w:w="818" w:type="dxa"/>
            <w:noWrap/>
            <w:hideMark/>
          </w:tcPr>
          <w:p w14:paraId="497F36E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654" w:type="dxa"/>
            <w:noWrap/>
            <w:hideMark/>
          </w:tcPr>
          <w:p w14:paraId="306A5E4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7BB007F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982" w:type="dxa"/>
            <w:noWrap/>
            <w:hideMark/>
          </w:tcPr>
          <w:p w14:paraId="2B2E425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982" w:type="dxa"/>
            <w:noWrap/>
            <w:hideMark/>
          </w:tcPr>
          <w:p w14:paraId="28B47CB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2F225D2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545BF8E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371B2D" w:rsidRPr="00371B2D" w14:paraId="4981B70A"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C418940"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593B52A3" w14:textId="77777777" w:rsidR="00371B2D" w:rsidRPr="000B48BC"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0B48BC">
              <w:rPr>
                <w:rFonts w:eastAsia="Times New Roman" w:cs="Calibri Light"/>
                <w:i/>
                <w:iCs/>
                <w:color w:val="000000"/>
                <w:kern w:val="0"/>
                <w:sz w:val="16"/>
                <w:szCs w:val="16"/>
                <w:lang w:eastAsia="en-GB"/>
                <w14:ligatures w14:val="none"/>
              </w:rPr>
              <w:t>Croton macrostachyus</w:t>
            </w:r>
          </w:p>
        </w:tc>
        <w:tc>
          <w:tcPr>
            <w:tcW w:w="1397" w:type="dxa"/>
            <w:noWrap/>
            <w:hideMark/>
          </w:tcPr>
          <w:p w14:paraId="53DE10C1" w14:textId="206730F1"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(Unspecified)</w:t>
            </w:r>
          </w:p>
        </w:tc>
        <w:tc>
          <w:tcPr>
            <w:tcW w:w="818" w:type="dxa"/>
            <w:noWrap/>
            <w:hideMark/>
          </w:tcPr>
          <w:p w14:paraId="0935984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654" w:type="dxa"/>
            <w:noWrap/>
            <w:hideMark/>
          </w:tcPr>
          <w:p w14:paraId="681F9F4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202F401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982" w:type="dxa"/>
            <w:noWrap/>
            <w:hideMark/>
          </w:tcPr>
          <w:p w14:paraId="4FB97FA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11</w:t>
            </w:r>
          </w:p>
        </w:tc>
        <w:tc>
          <w:tcPr>
            <w:tcW w:w="982" w:type="dxa"/>
            <w:noWrap/>
            <w:hideMark/>
          </w:tcPr>
          <w:p w14:paraId="1A62FB5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625111F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82" w:type="dxa"/>
            <w:noWrap/>
            <w:hideMark/>
          </w:tcPr>
          <w:p w14:paraId="5B2C31D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92</w:t>
            </w:r>
          </w:p>
        </w:tc>
      </w:tr>
      <w:tr w:rsidR="00371B2D" w:rsidRPr="00371B2D" w14:paraId="305B633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057C69D"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126B2F8F" w14:textId="77777777" w:rsidR="00371B2D" w:rsidRPr="000B48BC"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0B48BC">
              <w:rPr>
                <w:rFonts w:eastAsia="Times New Roman" w:cs="Calibri Light"/>
                <w:i/>
                <w:iCs/>
                <w:color w:val="000000"/>
                <w:kern w:val="0"/>
                <w:sz w:val="16"/>
                <w:szCs w:val="16"/>
                <w:lang w:eastAsia="en-GB"/>
                <w14:ligatures w14:val="none"/>
              </w:rPr>
              <w:t>Croton macrostachyus</w:t>
            </w:r>
          </w:p>
        </w:tc>
        <w:tc>
          <w:tcPr>
            <w:tcW w:w="1397" w:type="dxa"/>
            <w:noWrap/>
            <w:hideMark/>
          </w:tcPr>
          <w:p w14:paraId="350C2F1B" w14:textId="0217D6EC"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(Unspecified)</w:t>
            </w:r>
          </w:p>
        </w:tc>
        <w:tc>
          <w:tcPr>
            <w:tcW w:w="818" w:type="dxa"/>
            <w:noWrap/>
            <w:hideMark/>
          </w:tcPr>
          <w:p w14:paraId="2F77F47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27E9D13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500C2B5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982" w:type="dxa"/>
            <w:noWrap/>
            <w:hideMark/>
          </w:tcPr>
          <w:p w14:paraId="7DE73B7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982" w:type="dxa"/>
            <w:noWrap/>
            <w:hideMark/>
          </w:tcPr>
          <w:p w14:paraId="2AE1FB8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3A7C6C0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82" w:type="dxa"/>
            <w:noWrap/>
            <w:hideMark/>
          </w:tcPr>
          <w:p w14:paraId="524807A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83</w:t>
            </w:r>
          </w:p>
        </w:tc>
      </w:tr>
      <w:tr w:rsidR="00371B2D" w:rsidRPr="00371B2D" w14:paraId="5D898607"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CFA4059"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67836A79" w14:textId="77777777" w:rsidR="00371B2D" w:rsidRPr="000B48BC"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0B48BC">
              <w:rPr>
                <w:rFonts w:eastAsia="Times New Roman" w:cs="Calibri Light"/>
                <w:i/>
                <w:iCs/>
                <w:color w:val="000000"/>
                <w:kern w:val="0"/>
                <w:sz w:val="16"/>
                <w:szCs w:val="16"/>
                <w:lang w:eastAsia="en-GB"/>
                <w14:ligatures w14:val="none"/>
              </w:rPr>
              <w:t>Markhamia lutea</w:t>
            </w:r>
          </w:p>
        </w:tc>
        <w:tc>
          <w:tcPr>
            <w:tcW w:w="1397" w:type="dxa"/>
            <w:noWrap/>
            <w:hideMark/>
          </w:tcPr>
          <w:p w14:paraId="3798A37C" w14:textId="59BB3480"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Alley cropping (Unspecified)</w:t>
            </w:r>
          </w:p>
        </w:tc>
        <w:tc>
          <w:tcPr>
            <w:tcW w:w="818" w:type="dxa"/>
            <w:noWrap/>
            <w:hideMark/>
          </w:tcPr>
          <w:p w14:paraId="75C4ABB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14FCFD0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4884A69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982" w:type="dxa"/>
            <w:noWrap/>
            <w:hideMark/>
          </w:tcPr>
          <w:p w14:paraId="23F740D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982" w:type="dxa"/>
            <w:noWrap/>
            <w:hideMark/>
          </w:tcPr>
          <w:p w14:paraId="5F7FB0C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82" w:type="dxa"/>
            <w:noWrap/>
            <w:hideMark/>
          </w:tcPr>
          <w:p w14:paraId="40AE9ED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82" w:type="dxa"/>
            <w:noWrap/>
            <w:hideMark/>
          </w:tcPr>
          <w:p w14:paraId="0611377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67</w:t>
            </w:r>
          </w:p>
        </w:tc>
      </w:tr>
      <w:tr w:rsidR="00371B2D" w:rsidRPr="00371B2D" w14:paraId="5CAA0102"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7FE7A46A"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749B699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 xml:space="preserve">Common Bean + </w:t>
            </w:r>
            <w:r w:rsidRPr="000B48BC">
              <w:rPr>
                <w:rFonts w:eastAsia="Times New Roman" w:cs="Calibri Light"/>
                <w:i/>
                <w:iCs/>
                <w:color w:val="000000"/>
                <w:kern w:val="0"/>
                <w:sz w:val="16"/>
                <w:szCs w:val="16"/>
                <w:lang w:eastAsia="en-GB"/>
                <w14:ligatures w14:val="none"/>
              </w:rPr>
              <w:t>Leucaena leucocephala</w:t>
            </w:r>
          </w:p>
        </w:tc>
        <w:tc>
          <w:tcPr>
            <w:tcW w:w="1397" w:type="dxa"/>
            <w:noWrap/>
            <w:hideMark/>
          </w:tcPr>
          <w:p w14:paraId="092EEC6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Living Fences or Hedgerows</w:t>
            </w:r>
          </w:p>
        </w:tc>
        <w:tc>
          <w:tcPr>
            <w:tcW w:w="818" w:type="dxa"/>
            <w:noWrap/>
            <w:hideMark/>
          </w:tcPr>
          <w:p w14:paraId="6830BCF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654" w:type="dxa"/>
            <w:noWrap/>
            <w:hideMark/>
          </w:tcPr>
          <w:p w14:paraId="30CEC98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0816A39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20</w:t>
            </w:r>
          </w:p>
        </w:tc>
        <w:tc>
          <w:tcPr>
            <w:tcW w:w="982" w:type="dxa"/>
            <w:noWrap/>
            <w:hideMark/>
          </w:tcPr>
          <w:p w14:paraId="678F171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82" w:type="dxa"/>
            <w:noWrap/>
            <w:hideMark/>
          </w:tcPr>
          <w:p w14:paraId="7774FC5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5E0221B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16</w:t>
            </w:r>
          </w:p>
        </w:tc>
        <w:tc>
          <w:tcPr>
            <w:tcW w:w="982" w:type="dxa"/>
            <w:noWrap/>
            <w:hideMark/>
          </w:tcPr>
          <w:p w14:paraId="12D3A69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20</w:t>
            </w:r>
          </w:p>
        </w:tc>
      </w:tr>
      <w:tr w:rsidR="00371B2D" w:rsidRPr="00371B2D" w14:paraId="0271CCA2"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0F59EFE"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69E1340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 xml:space="preserve">Common Bean + </w:t>
            </w:r>
            <w:r w:rsidRPr="000B48BC">
              <w:rPr>
                <w:rFonts w:eastAsia="Times New Roman" w:cs="Calibri Light"/>
                <w:i/>
                <w:iCs/>
                <w:color w:val="000000"/>
                <w:kern w:val="0"/>
                <w:sz w:val="16"/>
                <w:szCs w:val="16"/>
                <w:lang w:eastAsia="en-GB"/>
                <w14:ligatures w14:val="none"/>
              </w:rPr>
              <w:t>Leucaena leucocephala</w:t>
            </w:r>
          </w:p>
        </w:tc>
        <w:tc>
          <w:tcPr>
            <w:tcW w:w="1397" w:type="dxa"/>
            <w:noWrap/>
            <w:hideMark/>
          </w:tcPr>
          <w:p w14:paraId="7F954AB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Living Fences or Hedgerows</w:t>
            </w:r>
          </w:p>
        </w:tc>
        <w:tc>
          <w:tcPr>
            <w:tcW w:w="818" w:type="dxa"/>
            <w:noWrap/>
            <w:hideMark/>
          </w:tcPr>
          <w:p w14:paraId="1D5FCB1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7EFFC46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351F0F2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20</w:t>
            </w:r>
          </w:p>
        </w:tc>
        <w:tc>
          <w:tcPr>
            <w:tcW w:w="982" w:type="dxa"/>
            <w:noWrap/>
            <w:hideMark/>
          </w:tcPr>
          <w:p w14:paraId="0394C30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82" w:type="dxa"/>
            <w:noWrap/>
            <w:hideMark/>
          </w:tcPr>
          <w:p w14:paraId="7D09B88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78FA0C7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16</w:t>
            </w:r>
          </w:p>
        </w:tc>
        <w:tc>
          <w:tcPr>
            <w:tcW w:w="982" w:type="dxa"/>
            <w:noWrap/>
            <w:hideMark/>
          </w:tcPr>
          <w:p w14:paraId="2BBCBB7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20</w:t>
            </w:r>
          </w:p>
        </w:tc>
      </w:tr>
      <w:tr w:rsidR="00371B2D" w:rsidRPr="00371B2D" w14:paraId="190C3582"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62C41FFE" w14:textId="77777777" w:rsidR="00371B2D" w:rsidRPr="000B48BC" w:rsidRDefault="00371B2D" w:rsidP="00371B2D">
            <w:pPr>
              <w:jc w:val="left"/>
              <w:rPr>
                <w:rFonts w:eastAsia="Times New Roman" w:cs="Calibri Light"/>
                <w:color w:val="EE0000"/>
                <w:kern w:val="0"/>
                <w:sz w:val="16"/>
                <w:szCs w:val="16"/>
                <w:highlight w:val="yellow"/>
                <w:lang w:eastAsia="en-GB"/>
                <w14:ligatures w14:val="none"/>
              </w:rPr>
            </w:pPr>
            <w:r w:rsidRPr="000B48BC">
              <w:rPr>
                <w:rFonts w:eastAsia="Times New Roman" w:cs="Calibri Light"/>
                <w:color w:val="EE0000"/>
                <w:kern w:val="0"/>
                <w:sz w:val="16"/>
                <w:szCs w:val="16"/>
                <w:highlight w:val="yellow"/>
                <w:lang w:eastAsia="en-GB"/>
                <w14:ligatures w14:val="none"/>
              </w:rPr>
              <w:t>c) Crop rotation compared with monoculture, by measured crop, companion species, crop rotation type, and outcome measured.</w:t>
            </w:r>
          </w:p>
        </w:tc>
      </w:tr>
      <w:tr w:rsidR="00371B2D" w:rsidRPr="00371B2D" w14:paraId="1D81ACE3"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46D8BBB" w14:textId="77777777" w:rsidR="00371B2D" w:rsidRPr="00371B2D" w:rsidRDefault="00371B2D" w:rsidP="00371B2D">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2147" w:type="dxa"/>
            <w:noWrap/>
            <w:hideMark/>
          </w:tcPr>
          <w:p w14:paraId="79962DB1"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397" w:type="dxa"/>
            <w:noWrap/>
            <w:hideMark/>
          </w:tcPr>
          <w:p w14:paraId="1163D850" w14:textId="7DD9ED76"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Crop rotation type</w:t>
            </w:r>
          </w:p>
        </w:tc>
        <w:tc>
          <w:tcPr>
            <w:tcW w:w="818" w:type="dxa"/>
            <w:noWrap/>
            <w:hideMark/>
          </w:tcPr>
          <w:p w14:paraId="3E6E3607"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654" w:type="dxa"/>
            <w:noWrap/>
            <w:hideMark/>
          </w:tcPr>
          <w:p w14:paraId="251B7087"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998" w:type="dxa"/>
            <w:noWrap/>
            <w:hideMark/>
          </w:tcPr>
          <w:p w14:paraId="28B8B78C"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982" w:type="dxa"/>
            <w:noWrap/>
            <w:hideMark/>
          </w:tcPr>
          <w:p w14:paraId="51663ACB"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982" w:type="dxa"/>
            <w:noWrap/>
            <w:hideMark/>
          </w:tcPr>
          <w:p w14:paraId="59EA5BC8"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982" w:type="dxa"/>
            <w:noWrap/>
            <w:hideMark/>
          </w:tcPr>
          <w:p w14:paraId="0ECFDFED"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982" w:type="dxa"/>
            <w:noWrap/>
            <w:hideMark/>
          </w:tcPr>
          <w:p w14:paraId="57CE3986"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371B2D" w:rsidRPr="00371B2D" w14:paraId="425EB353"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2D246D3"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27F3D5A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Cowpea</w:t>
            </w:r>
          </w:p>
        </w:tc>
        <w:tc>
          <w:tcPr>
            <w:tcW w:w="1397" w:type="dxa"/>
            <w:noWrap/>
            <w:hideMark/>
          </w:tcPr>
          <w:p w14:paraId="50577E8B" w14:textId="17FEA581"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Rotation (N fixing and Non-N fixing)</w:t>
            </w:r>
          </w:p>
        </w:tc>
        <w:tc>
          <w:tcPr>
            <w:tcW w:w="818" w:type="dxa"/>
            <w:noWrap/>
            <w:hideMark/>
          </w:tcPr>
          <w:p w14:paraId="479E7A6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25CAAE7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6B92E38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36</w:t>
            </w:r>
          </w:p>
        </w:tc>
        <w:tc>
          <w:tcPr>
            <w:tcW w:w="982" w:type="dxa"/>
            <w:noWrap/>
            <w:hideMark/>
          </w:tcPr>
          <w:p w14:paraId="7D3011B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21</w:t>
            </w:r>
          </w:p>
        </w:tc>
        <w:tc>
          <w:tcPr>
            <w:tcW w:w="982" w:type="dxa"/>
            <w:noWrap/>
            <w:hideMark/>
          </w:tcPr>
          <w:p w14:paraId="382407E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594EDBF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15</w:t>
            </w:r>
          </w:p>
        </w:tc>
        <w:tc>
          <w:tcPr>
            <w:tcW w:w="982" w:type="dxa"/>
            <w:noWrap/>
            <w:hideMark/>
          </w:tcPr>
          <w:p w14:paraId="415A5AE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58</w:t>
            </w:r>
          </w:p>
        </w:tc>
      </w:tr>
      <w:tr w:rsidR="00371B2D" w:rsidRPr="00371B2D" w14:paraId="0B8654F9"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6125BB5"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4954FF7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Cowpea + Pigeon Pea</w:t>
            </w:r>
          </w:p>
        </w:tc>
        <w:tc>
          <w:tcPr>
            <w:tcW w:w="1397" w:type="dxa"/>
            <w:noWrap/>
            <w:hideMark/>
          </w:tcPr>
          <w:p w14:paraId="5CD8D0AB" w14:textId="2C2E4B56"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Rotation (N fixing and Non-N fixing)</w:t>
            </w:r>
          </w:p>
        </w:tc>
        <w:tc>
          <w:tcPr>
            <w:tcW w:w="818" w:type="dxa"/>
            <w:noWrap/>
            <w:hideMark/>
          </w:tcPr>
          <w:p w14:paraId="04CA0D9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5676EDD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2B8ED7C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36</w:t>
            </w:r>
          </w:p>
        </w:tc>
        <w:tc>
          <w:tcPr>
            <w:tcW w:w="982" w:type="dxa"/>
            <w:noWrap/>
            <w:hideMark/>
          </w:tcPr>
          <w:p w14:paraId="21F8A72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16</w:t>
            </w:r>
          </w:p>
        </w:tc>
        <w:tc>
          <w:tcPr>
            <w:tcW w:w="982" w:type="dxa"/>
            <w:noWrap/>
            <w:hideMark/>
          </w:tcPr>
          <w:p w14:paraId="5B30CC3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7A18614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20</w:t>
            </w:r>
          </w:p>
        </w:tc>
        <w:tc>
          <w:tcPr>
            <w:tcW w:w="982" w:type="dxa"/>
            <w:noWrap/>
            <w:hideMark/>
          </w:tcPr>
          <w:p w14:paraId="1457E8B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44</w:t>
            </w:r>
          </w:p>
        </w:tc>
      </w:tr>
      <w:tr w:rsidR="00371B2D" w:rsidRPr="00371B2D" w14:paraId="5CE12DA0"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B768E4D"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lastRenderedPageBreak/>
              <w:t>Maize</w:t>
            </w:r>
          </w:p>
        </w:tc>
        <w:tc>
          <w:tcPr>
            <w:tcW w:w="2147" w:type="dxa"/>
            <w:noWrap/>
            <w:hideMark/>
          </w:tcPr>
          <w:p w14:paraId="4E3E028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es-AR" w:eastAsia="en-GB"/>
                <w14:ligatures w14:val="none"/>
              </w:rPr>
            </w:pPr>
            <w:r w:rsidRPr="000B48BC">
              <w:rPr>
                <w:rFonts w:eastAsia="Times New Roman" w:cs="Calibri Light"/>
                <w:i/>
                <w:iCs/>
                <w:color w:val="000000"/>
                <w:kern w:val="0"/>
                <w:sz w:val="16"/>
                <w:szCs w:val="16"/>
                <w:lang w:val="es-AR" w:eastAsia="en-GB"/>
                <w14:ligatures w14:val="none"/>
              </w:rPr>
              <w:t>Acacia albida Delile</w:t>
            </w:r>
            <w:r>
              <w:rPr>
                <w:rFonts w:eastAsia="Times New Roman" w:cs="Calibri Light"/>
                <w:color w:val="000000"/>
                <w:kern w:val="0"/>
                <w:sz w:val="16"/>
                <w:szCs w:val="16"/>
                <w:lang w:val="es-AR" w:eastAsia="en-GB"/>
                <w14:ligatures w14:val="none"/>
              </w:rPr>
              <w:t xml:space="preserve"> + Mung Bean</w:t>
            </w:r>
          </w:p>
        </w:tc>
        <w:tc>
          <w:tcPr>
            <w:tcW w:w="1397" w:type="dxa"/>
            <w:noWrap/>
            <w:hideMark/>
          </w:tcPr>
          <w:p w14:paraId="3BF2E33C" w14:textId="0AE704D8"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Rotation (N fixing and Non-N fixing)</w:t>
            </w:r>
          </w:p>
        </w:tc>
        <w:tc>
          <w:tcPr>
            <w:tcW w:w="818" w:type="dxa"/>
            <w:noWrap/>
            <w:hideMark/>
          </w:tcPr>
          <w:p w14:paraId="70043C8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6D91F42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1351885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982" w:type="dxa"/>
            <w:noWrap/>
            <w:hideMark/>
          </w:tcPr>
          <w:p w14:paraId="39E74BC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82" w:type="dxa"/>
            <w:noWrap/>
            <w:hideMark/>
          </w:tcPr>
          <w:p w14:paraId="79535F5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0E7DA07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11</w:t>
            </w:r>
          </w:p>
        </w:tc>
        <w:tc>
          <w:tcPr>
            <w:tcW w:w="982" w:type="dxa"/>
            <w:noWrap/>
            <w:hideMark/>
          </w:tcPr>
          <w:p w14:paraId="0480D11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r>
      <w:tr w:rsidR="00371B2D" w:rsidRPr="00371B2D" w14:paraId="2550E085"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5A032A9"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2DC4479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0B48BC">
              <w:rPr>
                <w:rFonts w:eastAsia="Times New Roman" w:cs="Calibri Light"/>
                <w:i/>
                <w:iCs/>
                <w:color w:val="000000"/>
                <w:kern w:val="0"/>
                <w:sz w:val="16"/>
                <w:szCs w:val="16"/>
                <w:lang w:eastAsia="en-GB"/>
                <w14:ligatures w14:val="none"/>
              </w:rPr>
              <w:t>Leucaena leucocephala</w:t>
            </w:r>
            <w:r>
              <w:rPr>
                <w:rFonts w:eastAsia="Times New Roman" w:cs="Calibri Light"/>
                <w:color w:val="000000"/>
                <w:kern w:val="0"/>
                <w:sz w:val="16"/>
                <w:szCs w:val="16"/>
                <w:lang w:eastAsia="en-GB"/>
                <w14:ligatures w14:val="none"/>
              </w:rPr>
              <w:t xml:space="preserve"> + Mung Bean</w:t>
            </w:r>
          </w:p>
        </w:tc>
        <w:tc>
          <w:tcPr>
            <w:tcW w:w="1397" w:type="dxa"/>
            <w:noWrap/>
            <w:hideMark/>
          </w:tcPr>
          <w:p w14:paraId="5DFAA57F" w14:textId="43A60F82"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Rotation (N fixing and Non-N fixing)</w:t>
            </w:r>
          </w:p>
        </w:tc>
        <w:tc>
          <w:tcPr>
            <w:tcW w:w="818" w:type="dxa"/>
            <w:noWrap/>
            <w:hideMark/>
          </w:tcPr>
          <w:p w14:paraId="73ABE3D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2450556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38E8D6A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982" w:type="dxa"/>
            <w:noWrap/>
            <w:hideMark/>
          </w:tcPr>
          <w:p w14:paraId="577F07F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982" w:type="dxa"/>
            <w:noWrap/>
            <w:hideMark/>
          </w:tcPr>
          <w:p w14:paraId="3F61D6B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2776FC9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1AC57CC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371B2D" w:rsidRPr="00371B2D" w14:paraId="73C52CA2"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2AC21C52" w14:textId="77777777" w:rsidR="00371B2D" w:rsidRPr="00597346" w:rsidRDefault="00371B2D" w:rsidP="00371B2D">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d) Reduced tillage compared with conventional tillage, by measured crop, companion species, tillage practice, and outcome measured.</w:t>
            </w:r>
          </w:p>
        </w:tc>
      </w:tr>
      <w:tr w:rsidR="00371B2D" w:rsidRPr="00371B2D" w14:paraId="663523EE"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E4E418E" w14:textId="77777777" w:rsidR="00371B2D" w:rsidRPr="00371B2D" w:rsidRDefault="00371B2D" w:rsidP="00371B2D">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2147" w:type="dxa"/>
            <w:noWrap/>
            <w:hideMark/>
          </w:tcPr>
          <w:p w14:paraId="4B35C46B"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397" w:type="dxa"/>
            <w:noWrap/>
            <w:hideMark/>
          </w:tcPr>
          <w:p w14:paraId="68BD22FF"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Tillage practice</w:t>
            </w:r>
          </w:p>
        </w:tc>
        <w:tc>
          <w:tcPr>
            <w:tcW w:w="818" w:type="dxa"/>
            <w:noWrap/>
            <w:hideMark/>
          </w:tcPr>
          <w:p w14:paraId="3AF48095"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654" w:type="dxa"/>
            <w:noWrap/>
            <w:hideMark/>
          </w:tcPr>
          <w:p w14:paraId="50F595D7"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998" w:type="dxa"/>
            <w:noWrap/>
            <w:hideMark/>
          </w:tcPr>
          <w:p w14:paraId="78823E68"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982" w:type="dxa"/>
            <w:noWrap/>
            <w:hideMark/>
          </w:tcPr>
          <w:p w14:paraId="37A10BCD"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982" w:type="dxa"/>
            <w:noWrap/>
            <w:hideMark/>
          </w:tcPr>
          <w:p w14:paraId="384E803B"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982" w:type="dxa"/>
            <w:noWrap/>
            <w:hideMark/>
          </w:tcPr>
          <w:p w14:paraId="369A1939"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982" w:type="dxa"/>
            <w:noWrap/>
            <w:hideMark/>
          </w:tcPr>
          <w:p w14:paraId="50C6659D"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371B2D" w:rsidRPr="00371B2D" w14:paraId="01FE2665"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FB050E2"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4A1BA56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397" w:type="dxa"/>
            <w:noWrap/>
            <w:hideMark/>
          </w:tcPr>
          <w:p w14:paraId="21A515D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Reduced or Minimum Tillage</w:t>
            </w:r>
          </w:p>
        </w:tc>
        <w:tc>
          <w:tcPr>
            <w:tcW w:w="818" w:type="dxa"/>
            <w:noWrap/>
            <w:hideMark/>
          </w:tcPr>
          <w:p w14:paraId="5543C68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654" w:type="dxa"/>
            <w:noWrap/>
            <w:hideMark/>
          </w:tcPr>
          <w:p w14:paraId="2422FDD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6D70AC5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82" w:type="dxa"/>
            <w:noWrap/>
            <w:hideMark/>
          </w:tcPr>
          <w:p w14:paraId="16908F4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42D457A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67336D7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82" w:type="dxa"/>
            <w:noWrap/>
            <w:hideMark/>
          </w:tcPr>
          <w:p w14:paraId="3AFC741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371B2D" w:rsidRPr="00371B2D" w14:paraId="1A392A02"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E139F3A"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21D01FD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w:t>
            </w:r>
          </w:p>
        </w:tc>
        <w:tc>
          <w:tcPr>
            <w:tcW w:w="1397" w:type="dxa"/>
            <w:noWrap/>
            <w:hideMark/>
          </w:tcPr>
          <w:p w14:paraId="4861FBD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Reduced or Minimum Tillage</w:t>
            </w:r>
          </w:p>
        </w:tc>
        <w:tc>
          <w:tcPr>
            <w:tcW w:w="818" w:type="dxa"/>
            <w:noWrap/>
            <w:hideMark/>
          </w:tcPr>
          <w:p w14:paraId="7207D35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654" w:type="dxa"/>
            <w:noWrap/>
            <w:hideMark/>
          </w:tcPr>
          <w:p w14:paraId="314418E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1C7B733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82" w:type="dxa"/>
            <w:noWrap/>
            <w:hideMark/>
          </w:tcPr>
          <w:p w14:paraId="4700BC8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024D914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74CB7C3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82" w:type="dxa"/>
            <w:noWrap/>
            <w:hideMark/>
          </w:tcPr>
          <w:p w14:paraId="3D69ADB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371B2D" w:rsidRPr="00371B2D" w14:paraId="57BE3150"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E0D45E0"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7E3E703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397" w:type="dxa"/>
            <w:noWrap/>
            <w:hideMark/>
          </w:tcPr>
          <w:p w14:paraId="3C64305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Reduced or Minimum Tillage</w:t>
            </w:r>
          </w:p>
        </w:tc>
        <w:tc>
          <w:tcPr>
            <w:tcW w:w="818" w:type="dxa"/>
            <w:noWrap/>
            <w:hideMark/>
          </w:tcPr>
          <w:p w14:paraId="6A9F80B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04193FF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98" w:type="dxa"/>
            <w:noWrap/>
            <w:hideMark/>
          </w:tcPr>
          <w:p w14:paraId="57B8115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w:t>
            </w:r>
          </w:p>
        </w:tc>
        <w:tc>
          <w:tcPr>
            <w:tcW w:w="982" w:type="dxa"/>
            <w:noWrap/>
            <w:hideMark/>
          </w:tcPr>
          <w:p w14:paraId="4B7E274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982" w:type="dxa"/>
            <w:noWrap/>
            <w:hideMark/>
          </w:tcPr>
          <w:p w14:paraId="41B66FA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0EE5C90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982" w:type="dxa"/>
            <w:noWrap/>
            <w:hideMark/>
          </w:tcPr>
          <w:p w14:paraId="205E2BA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57</w:t>
            </w:r>
          </w:p>
        </w:tc>
      </w:tr>
      <w:tr w:rsidR="00371B2D" w:rsidRPr="00371B2D" w14:paraId="77A479F0"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6769D02"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2147" w:type="dxa"/>
            <w:noWrap/>
            <w:hideMark/>
          </w:tcPr>
          <w:p w14:paraId="7F72327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Common Bean</w:t>
            </w:r>
          </w:p>
        </w:tc>
        <w:tc>
          <w:tcPr>
            <w:tcW w:w="1397" w:type="dxa"/>
            <w:noWrap/>
            <w:hideMark/>
          </w:tcPr>
          <w:p w14:paraId="5B07BA4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Reduced or Minimum Tillage</w:t>
            </w:r>
          </w:p>
        </w:tc>
        <w:tc>
          <w:tcPr>
            <w:tcW w:w="818" w:type="dxa"/>
            <w:noWrap/>
            <w:hideMark/>
          </w:tcPr>
          <w:p w14:paraId="5283148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09B7893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98" w:type="dxa"/>
            <w:noWrap/>
            <w:hideMark/>
          </w:tcPr>
          <w:p w14:paraId="6117B45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82" w:type="dxa"/>
            <w:noWrap/>
            <w:hideMark/>
          </w:tcPr>
          <w:p w14:paraId="656EFBC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6DBE9AC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44456E3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82" w:type="dxa"/>
            <w:noWrap/>
            <w:hideMark/>
          </w:tcPr>
          <w:p w14:paraId="36A1C8E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371B2D" w:rsidRPr="00371B2D" w14:paraId="12EDA7D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7BE6E558"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Sorghum</w:t>
            </w:r>
          </w:p>
        </w:tc>
        <w:tc>
          <w:tcPr>
            <w:tcW w:w="2147" w:type="dxa"/>
            <w:noWrap/>
            <w:hideMark/>
          </w:tcPr>
          <w:p w14:paraId="63F9563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397" w:type="dxa"/>
            <w:noWrap/>
            <w:hideMark/>
          </w:tcPr>
          <w:p w14:paraId="6F6DF99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Reduced or Minimum Tillage</w:t>
            </w:r>
          </w:p>
        </w:tc>
        <w:tc>
          <w:tcPr>
            <w:tcW w:w="818" w:type="dxa"/>
            <w:noWrap/>
            <w:hideMark/>
          </w:tcPr>
          <w:p w14:paraId="690DD04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Yield</w:t>
            </w:r>
          </w:p>
        </w:tc>
        <w:tc>
          <w:tcPr>
            <w:tcW w:w="654" w:type="dxa"/>
            <w:noWrap/>
            <w:hideMark/>
          </w:tcPr>
          <w:p w14:paraId="51FB2DB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98" w:type="dxa"/>
            <w:noWrap/>
            <w:hideMark/>
          </w:tcPr>
          <w:p w14:paraId="2C16D3F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42</w:t>
            </w:r>
          </w:p>
        </w:tc>
        <w:tc>
          <w:tcPr>
            <w:tcW w:w="982" w:type="dxa"/>
            <w:noWrap/>
            <w:hideMark/>
          </w:tcPr>
          <w:p w14:paraId="02CDE9C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26</w:t>
            </w:r>
          </w:p>
        </w:tc>
        <w:tc>
          <w:tcPr>
            <w:tcW w:w="982" w:type="dxa"/>
            <w:noWrap/>
            <w:hideMark/>
          </w:tcPr>
          <w:p w14:paraId="308DF1E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82" w:type="dxa"/>
            <w:noWrap/>
            <w:hideMark/>
          </w:tcPr>
          <w:p w14:paraId="5085DB6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16</w:t>
            </w:r>
          </w:p>
        </w:tc>
        <w:tc>
          <w:tcPr>
            <w:tcW w:w="982" w:type="dxa"/>
            <w:noWrap/>
            <w:hideMark/>
          </w:tcPr>
          <w:p w14:paraId="3A3EB68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62</w:t>
            </w:r>
          </w:p>
        </w:tc>
      </w:tr>
      <w:tr w:rsidR="00371B2D" w:rsidRPr="00371B2D" w14:paraId="6A379911"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24CEFE5"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Sorghum</w:t>
            </w:r>
          </w:p>
        </w:tc>
        <w:tc>
          <w:tcPr>
            <w:tcW w:w="2147" w:type="dxa"/>
            <w:noWrap/>
            <w:hideMark/>
          </w:tcPr>
          <w:p w14:paraId="1C9C09A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397" w:type="dxa"/>
            <w:noWrap/>
            <w:hideMark/>
          </w:tcPr>
          <w:p w14:paraId="292AD68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Reduced or Minimum Tillage</w:t>
            </w:r>
          </w:p>
        </w:tc>
        <w:tc>
          <w:tcPr>
            <w:tcW w:w="818" w:type="dxa"/>
            <w:noWrap/>
            <w:hideMark/>
          </w:tcPr>
          <w:p w14:paraId="6B75063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4" w:type="dxa"/>
            <w:noWrap/>
            <w:hideMark/>
          </w:tcPr>
          <w:p w14:paraId="037C013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998" w:type="dxa"/>
            <w:noWrap/>
            <w:hideMark/>
          </w:tcPr>
          <w:p w14:paraId="4746518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26</w:t>
            </w:r>
          </w:p>
        </w:tc>
        <w:tc>
          <w:tcPr>
            <w:tcW w:w="982" w:type="dxa"/>
            <w:noWrap/>
            <w:hideMark/>
          </w:tcPr>
          <w:p w14:paraId="6FB164C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15</w:t>
            </w:r>
          </w:p>
        </w:tc>
        <w:tc>
          <w:tcPr>
            <w:tcW w:w="982" w:type="dxa"/>
            <w:noWrap/>
            <w:hideMark/>
          </w:tcPr>
          <w:p w14:paraId="037418D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82" w:type="dxa"/>
            <w:noWrap/>
            <w:hideMark/>
          </w:tcPr>
          <w:p w14:paraId="17EA7F6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982" w:type="dxa"/>
            <w:noWrap/>
            <w:hideMark/>
          </w:tcPr>
          <w:p w14:paraId="1A27215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58</w:t>
            </w:r>
          </w:p>
        </w:tc>
      </w:tr>
    </w:tbl>
    <w:p w14:paraId="5C85CE4B" w14:textId="20E31762" w:rsidR="000C3CC0" w:rsidRDefault="000C3CC0" w:rsidP="000C3CC0">
      <w:pPr>
        <w:pStyle w:val="Tables"/>
        <w:rPr>
          <w:highlight w:val="green"/>
        </w:rPr>
      </w:pPr>
      <w:r>
        <w:rPr>
          <w:highlight w:val="green"/>
        </w:rPr>
        <w:br w:type="page"/>
      </w:r>
    </w:p>
    <w:p w14:paraId="7E7C3297" w14:textId="453D3356" w:rsidR="00B05A95" w:rsidRPr="00C01E0A" w:rsidRDefault="00B05A95" w:rsidP="00B05A95">
      <w:pPr>
        <w:pStyle w:val="Tables"/>
        <w:rPr>
          <w:b w:val="0"/>
        </w:rPr>
      </w:pPr>
      <w:r>
        <w:lastRenderedPageBreak/>
        <w:t xml:space="preserve">TABLE 2A.S9. Effects of a) intercropping compared with monoculture, and b) residue incorporation compared with residue removal on the productivity of pulses and legumes in the high-priority areas of Scenario 2A in Kenya. </w:t>
      </w:r>
      <w:r>
        <w:rPr>
          <w:b w:val="0"/>
        </w:rPr>
        <w:t>Positive, neutral and negative comparisons are those in which the AE/RA practice improved, did not change or worsened the outcome compared with the conventional practice. Results are shown by measured crop, companion species and outcome measured, together with the intercrop type in a), and the type of residue in b). In a), the Area Time Equivalent Ratio measures the productivity of the whole intercrop and not of the legume alone. In b), the conventional practice includes fields where residues were removed or grazed by livestock. A missing companion species indicates a sole crop.</w:t>
      </w:r>
    </w:p>
    <w:tbl>
      <w:tblPr>
        <w:tblStyle w:val="ListTable3-Accent1"/>
        <w:tblW w:w="10890" w:type="dxa"/>
        <w:tblLook w:val="04A0" w:firstRow="1" w:lastRow="0" w:firstColumn="1" w:lastColumn="0" w:noHBand="0" w:noVBand="1"/>
      </w:tblPr>
      <w:tblGrid>
        <w:gridCol w:w="927"/>
        <w:gridCol w:w="1198"/>
        <w:gridCol w:w="1553"/>
        <w:gridCol w:w="998"/>
        <w:gridCol w:w="702"/>
        <w:gridCol w:w="1119"/>
        <w:gridCol w:w="1092"/>
        <w:gridCol w:w="1092"/>
        <w:gridCol w:w="1092"/>
        <w:gridCol w:w="1117"/>
      </w:tblGrid>
      <w:tr w:rsidR="009965A2" w:rsidRPr="00C01E0A" w14:paraId="3832033D" w14:textId="77777777" w:rsidTr="009965A2">
        <w:trPr>
          <w:cnfStyle w:val="100000000000" w:firstRow="1" w:lastRow="0" w:firstColumn="0" w:lastColumn="0" w:oddVBand="0" w:evenVBand="0" w:oddHBand="0" w:evenHBand="0" w:firstRowFirstColumn="0" w:firstRowLastColumn="0" w:lastRowFirstColumn="0" w:lastRowLastColumn="0"/>
          <w:trHeight w:val="336"/>
        </w:trPr>
        <w:tc>
          <w:tcPr>
            <w:cnfStyle w:val="001000000100" w:firstRow="0" w:lastRow="0" w:firstColumn="1" w:lastColumn="0" w:oddVBand="0" w:evenVBand="0" w:oddHBand="0" w:evenHBand="0" w:firstRowFirstColumn="1" w:firstRowLastColumn="0" w:lastRowFirstColumn="0" w:lastRowLastColumn="0"/>
            <w:tcW w:w="10890" w:type="dxa"/>
            <w:gridSpan w:val="10"/>
            <w:noWrap/>
            <w:hideMark/>
          </w:tcPr>
          <w:p w14:paraId="39CAE7F9" w14:textId="7DBE7CCB" w:rsidR="009965A2" w:rsidRPr="00C01E0A" w:rsidRDefault="009965A2" w:rsidP="00C57E3B">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a) Intercropping compared with sole pulse or legume crops, by measured crop, companion species, intercrop type, and outcome measured.</w:t>
            </w:r>
          </w:p>
        </w:tc>
      </w:tr>
      <w:tr w:rsidR="00C57E3B" w:rsidRPr="00C01E0A" w14:paraId="2A49AACC" w14:textId="77777777" w:rsidTr="009965A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1B31572" w14:textId="77777777" w:rsidR="00C57E3B" w:rsidRPr="00C01E0A" w:rsidRDefault="00C57E3B" w:rsidP="00C57E3B">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1198" w:type="dxa"/>
            <w:noWrap/>
            <w:hideMark/>
          </w:tcPr>
          <w:p w14:paraId="7E4AB1E4"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553" w:type="dxa"/>
            <w:noWrap/>
            <w:hideMark/>
          </w:tcPr>
          <w:p w14:paraId="12978539"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Intercrop type</w:t>
            </w:r>
          </w:p>
        </w:tc>
        <w:tc>
          <w:tcPr>
            <w:tcW w:w="998" w:type="dxa"/>
            <w:noWrap/>
            <w:hideMark/>
          </w:tcPr>
          <w:p w14:paraId="59DE85E4"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702" w:type="dxa"/>
            <w:noWrap/>
            <w:hideMark/>
          </w:tcPr>
          <w:p w14:paraId="48C35FC8"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119" w:type="dxa"/>
            <w:noWrap/>
            <w:hideMark/>
          </w:tcPr>
          <w:p w14:paraId="0A3E6156"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092" w:type="dxa"/>
            <w:noWrap/>
            <w:hideMark/>
          </w:tcPr>
          <w:p w14:paraId="1628E661"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092" w:type="dxa"/>
            <w:noWrap/>
            <w:hideMark/>
          </w:tcPr>
          <w:p w14:paraId="3A1ACB50"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92" w:type="dxa"/>
            <w:noWrap/>
            <w:hideMark/>
          </w:tcPr>
          <w:p w14:paraId="30F69F1E"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117" w:type="dxa"/>
            <w:noWrap/>
            <w:hideMark/>
          </w:tcPr>
          <w:p w14:paraId="004320B0"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9965A2" w:rsidRPr="00C01E0A" w14:paraId="466129F8" w14:textId="77777777" w:rsidTr="009965A2">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672A2A0D"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579C2A0F"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Baby Corn</w:t>
            </w:r>
          </w:p>
        </w:tc>
        <w:tc>
          <w:tcPr>
            <w:tcW w:w="1553" w:type="dxa"/>
            <w:noWrap/>
            <w:hideMark/>
          </w:tcPr>
          <w:p w14:paraId="1D066C86"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1A7E19D0"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72B0FED3"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0B2CE2AF"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2" w:type="dxa"/>
            <w:noWrap/>
            <w:hideMark/>
          </w:tcPr>
          <w:p w14:paraId="54011B21"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497AACBC"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024189C8"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17" w:type="dxa"/>
            <w:noWrap/>
            <w:hideMark/>
          </w:tcPr>
          <w:p w14:paraId="2F82C235" w14:textId="631EDE58"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9965A2" w:rsidRPr="00C01E0A" w14:paraId="5434BCE2" w14:textId="77777777" w:rsidTr="00622689">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1893EA36"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7D8CC84B"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Baby Corn + Sunflower</w:t>
            </w:r>
          </w:p>
        </w:tc>
        <w:tc>
          <w:tcPr>
            <w:tcW w:w="1553" w:type="dxa"/>
            <w:noWrap/>
            <w:hideMark/>
          </w:tcPr>
          <w:p w14:paraId="1CECEBAC"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4819D3DD"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21E1AFD6"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6A236374"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2" w:type="dxa"/>
            <w:noWrap/>
            <w:hideMark/>
          </w:tcPr>
          <w:p w14:paraId="6AAB5A9D"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4AC03471"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4AA8B31C"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17" w:type="dxa"/>
            <w:noWrap/>
            <w:hideMark/>
          </w:tcPr>
          <w:p w14:paraId="2ED8F4D1" w14:textId="61DBCAD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C31DD" w:rsidRPr="00C01E0A" w14:paraId="2A994838" w14:textId="77777777" w:rsidTr="001A5E0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63F047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3A9B2551"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Kale</w:t>
            </w:r>
          </w:p>
        </w:tc>
        <w:tc>
          <w:tcPr>
            <w:tcW w:w="1553" w:type="dxa"/>
            <w:noWrap/>
            <w:hideMark/>
          </w:tcPr>
          <w:p w14:paraId="6CF37754"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5335C8BA"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5162611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46344B55"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2" w:type="dxa"/>
            <w:noWrap/>
            <w:hideMark/>
          </w:tcPr>
          <w:p w14:paraId="5F3AE5C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2" w:type="dxa"/>
            <w:noWrap/>
            <w:hideMark/>
          </w:tcPr>
          <w:p w14:paraId="718CE9D6"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45F3B6F2"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7" w:type="dxa"/>
            <w:noWrap/>
            <w:hideMark/>
          </w:tcPr>
          <w:p w14:paraId="68D0BAC0" w14:textId="7615710E"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4C31DD" w:rsidRPr="00C01E0A" w14:paraId="24CB0333" w14:textId="77777777" w:rsidTr="00E11286">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574587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6B72E269"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553" w:type="dxa"/>
            <w:noWrap/>
            <w:hideMark/>
          </w:tcPr>
          <w:p w14:paraId="3164C8C9"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02779D91"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41E46F4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738E126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92" w:type="dxa"/>
            <w:noWrap/>
            <w:hideMark/>
          </w:tcPr>
          <w:p w14:paraId="2C658DF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2" w:type="dxa"/>
            <w:noWrap/>
            <w:hideMark/>
          </w:tcPr>
          <w:p w14:paraId="4F049A71"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7EA5CD18"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17" w:type="dxa"/>
            <w:noWrap/>
            <w:hideMark/>
          </w:tcPr>
          <w:p w14:paraId="31E12166" w14:textId="0F5FA139"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4C31DD" w:rsidRPr="00C01E0A" w14:paraId="11F45AD5" w14:textId="77777777" w:rsidTr="00E30D9A">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1B467766"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795F3C8C"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 + Pearl Millet</w:t>
            </w:r>
          </w:p>
        </w:tc>
        <w:tc>
          <w:tcPr>
            <w:tcW w:w="1553" w:type="dxa"/>
            <w:noWrap/>
            <w:hideMark/>
          </w:tcPr>
          <w:p w14:paraId="55A2C56A"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607C4567"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1A7F6EB7"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25C7245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92" w:type="dxa"/>
            <w:noWrap/>
            <w:hideMark/>
          </w:tcPr>
          <w:p w14:paraId="63CA10D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2" w:type="dxa"/>
            <w:noWrap/>
            <w:hideMark/>
          </w:tcPr>
          <w:p w14:paraId="59F5163E"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2A633851"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17" w:type="dxa"/>
            <w:noWrap/>
            <w:hideMark/>
          </w:tcPr>
          <w:p w14:paraId="790362DB" w14:textId="611702E0"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4C31DD" w:rsidRPr="00C01E0A" w14:paraId="09FAC3A6" w14:textId="77777777" w:rsidTr="005C620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664D46D0"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3DA28490"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 + Pearl Millet + Sorghum</w:t>
            </w:r>
          </w:p>
        </w:tc>
        <w:tc>
          <w:tcPr>
            <w:tcW w:w="1553" w:type="dxa"/>
            <w:noWrap/>
            <w:hideMark/>
          </w:tcPr>
          <w:p w14:paraId="1EC44A7A"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6B69ECB4"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59AAB30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04A39E5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92" w:type="dxa"/>
            <w:noWrap/>
            <w:hideMark/>
          </w:tcPr>
          <w:p w14:paraId="13FF28C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2" w:type="dxa"/>
            <w:noWrap/>
            <w:hideMark/>
          </w:tcPr>
          <w:p w14:paraId="3ECD4A91"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64B26D72"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17" w:type="dxa"/>
            <w:noWrap/>
            <w:hideMark/>
          </w:tcPr>
          <w:p w14:paraId="08A701BF" w14:textId="15B3CA33"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4C31DD" w:rsidRPr="00C01E0A" w14:paraId="104D103E" w14:textId="77777777" w:rsidTr="005B4D62">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43060D0"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7EFEFD8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Potato</w:t>
            </w:r>
          </w:p>
        </w:tc>
        <w:tc>
          <w:tcPr>
            <w:tcW w:w="1553" w:type="dxa"/>
            <w:noWrap/>
            <w:hideMark/>
          </w:tcPr>
          <w:p w14:paraId="1751088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1AC0C67D"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Area Time Equivalent Ratio</w:t>
            </w:r>
          </w:p>
        </w:tc>
        <w:tc>
          <w:tcPr>
            <w:tcW w:w="702" w:type="dxa"/>
            <w:noWrap/>
            <w:hideMark/>
          </w:tcPr>
          <w:p w14:paraId="708B59A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2CFBA7B3"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2" w:type="dxa"/>
            <w:noWrap/>
            <w:hideMark/>
          </w:tcPr>
          <w:p w14:paraId="4D5D48E1"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2" w:type="dxa"/>
            <w:noWrap/>
            <w:hideMark/>
          </w:tcPr>
          <w:p w14:paraId="0EC1CB3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3B9CB60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7" w:type="dxa"/>
            <w:noWrap/>
            <w:hideMark/>
          </w:tcPr>
          <w:p w14:paraId="64FB1B24" w14:textId="5FF6A4B5"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4C31DD" w:rsidRPr="00C01E0A" w14:paraId="4279164F" w14:textId="77777777" w:rsidTr="004B4798">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774DE0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5976CBFF"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Potato</w:t>
            </w:r>
          </w:p>
        </w:tc>
        <w:tc>
          <w:tcPr>
            <w:tcW w:w="1553" w:type="dxa"/>
            <w:noWrap/>
            <w:hideMark/>
          </w:tcPr>
          <w:p w14:paraId="3D7CCF7A"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78304CFD"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700685A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4542990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2" w:type="dxa"/>
            <w:noWrap/>
            <w:hideMark/>
          </w:tcPr>
          <w:p w14:paraId="26F6A73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5F7AEAB6"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098B2542"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17" w:type="dxa"/>
            <w:noWrap/>
            <w:hideMark/>
          </w:tcPr>
          <w:p w14:paraId="1F094A6E" w14:textId="65B7346A"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C31DD" w:rsidRPr="00C01E0A" w14:paraId="70371F30" w14:textId="77777777" w:rsidTr="00E161D7">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3A599EF4"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1B33D0B5"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Potato + Sunflower</w:t>
            </w:r>
          </w:p>
        </w:tc>
        <w:tc>
          <w:tcPr>
            <w:tcW w:w="1553" w:type="dxa"/>
            <w:noWrap/>
            <w:hideMark/>
          </w:tcPr>
          <w:p w14:paraId="2DDA6FF8"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30064A1F"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7C56569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1745863A"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2" w:type="dxa"/>
            <w:noWrap/>
            <w:hideMark/>
          </w:tcPr>
          <w:p w14:paraId="613B13BE"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32715477"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40C2170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17" w:type="dxa"/>
            <w:noWrap/>
            <w:hideMark/>
          </w:tcPr>
          <w:p w14:paraId="67923CE6" w14:textId="3ED7F0F4"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C31DD" w:rsidRPr="00C01E0A" w14:paraId="0D48BFBC" w14:textId="77777777" w:rsidTr="0098246E">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DB47A43"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5FC31FB3"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Sunflower</w:t>
            </w:r>
          </w:p>
        </w:tc>
        <w:tc>
          <w:tcPr>
            <w:tcW w:w="1553" w:type="dxa"/>
            <w:noWrap/>
            <w:hideMark/>
          </w:tcPr>
          <w:p w14:paraId="5BA3FB2E"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3CE7F5CB"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29CD3DAC"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41C3A98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2" w:type="dxa"/>
            <w:noWrap/>
            <w:hideMark/>
          </w:tcPr>
          <w:p w14:paraId="0A4C7DA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337D8467"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714D2C3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17" w:type="dxa"/>
            <w:noWrap/>
            <w:hideMark/>
          </w:tcPr>
          <w:p w14:paraId="07817A98" w14:textId="5E2988E8"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C31DD" w:rsidRPr="00C01E0A" w14:paraId="0DEACAE0" w14:textId="77777777" w:rsidTr="0010204A">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3AF050B6"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Lablab purpureus</w:t>
            </w:r>
          </w:p>
        </w:tc>
        <w:tc>
          <w:tcPr>
            <w:tcW w:w="1198" w:type="dxa"/>
            <w:noWrap/>
            <w:hideMark/>
          </w:tcPr>
          <w:p w14:paraId="30551F8C"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Potato</w:t>
            </w:r>
          </w:p>
        </w:tc>
        <w:tc>
          <w:tcPr>
            <w:tcW w:w="1553" w:type="dxa"/>
            <w:noWrap/>
            <w:hideMark/>
          </w:tcPr>
          <w:p w14:paraId="4CA817FF"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67AD7F2E"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Area Time Equivalent Ratio</w:t>
            </w:r>
          </w:p>
        </w:tc>
        <w:tc>
          <w:tcPr>
            <w:tcW w:w="702" w:type="dxa"/>
            <w:noWrap/>
            <w:hideMark/>
          </w:tcPr>
          <w:p w14:paraId="05F4F6F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21B3CAE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2" w:type="dxa"/>
            <w:noWrap/>
            <w:hideMark/>
          </w:tcPr>
          <w:p w14:paraId="097C0A5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2" w:type="dxa"/>
            <w:noWrap/>
            <w:hideMark/>
          </w:tcPr>
          <w:p w14:paraId="76A4655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1BD0C95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7" w:type="dxa"/>
            <w:noWrap/>
            <w:hideMark/>
          </w:tcPr>
          <w:p w14:paraId="43722B10" w14:textId="7127A41B"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4C31DD" w:rsidRPr="00C01E0A" w14:paraId="609CBF33" w14:textId="77777777" w:rsidTr="00144E5F">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375A07C"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Pigeon Pea</w:t>
            </w:r>
          </w:p>
        </w:tc>
        <w:tc>
          <w:tcPr>
            <w:tcW w:w="1198" w:type="dxa"/>
            <w:noWrap/>
            <w:hideMark/>
          </w:tcPr>
          <w:p w14:paraId="529A75DC"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553" w:type="dxa"/>
            <w:noWrap/>
            <w:hideMark/>
          </w:tcPr>
          <w:p w14:paraId="0AA85756"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772B2C9F"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702" w:type="dxa"/>
            <w:noWrap/>
            <w:hideMark/>
          </w:tcPr>
          <w:p w14:paraId="4E5BBA4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30074DE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108</w:t>
            </w:r>
          </w:p>
        </w:tc>
        <w:tc>
          <w:tcPr>
            <w:tcW w:w="1092" w:type="dxa"/>
            <w:noWrap/>
            <w:hideMark/>
          </w:tcPr>
          <w:p w14:paraId="23456626"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33</w:t>
            </w:r>
          </w:p>
        </w:tc>
        <w:tc>
          <w:tcPr>
            <w:tcW w:w="1092" w:type="dxa"/>
            <w:noWrap/>
            <w:hideMark/>
          </w:tcPr>
          <w:p w14:paraId="386C8C9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2" w:type="dxa"/>
            <w:noWrap/>
            <w:hideMark/>
          </w:tcPr>
          <w:p w14:paraId="375AF71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73</w:t>
            </w:r>
          </w:p>
        </w:tc>
        <w:tc>
          <w:tcPr>
            <w:tcW w:w="1117" w:type="dxa"/>
            <w:noWrap/>
            <w:hideMark/>
          </w:tcPr>
          <w:p w14:paraId="6975A08A" w14:textId="78342BE8"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31</w:t>
            </w:r>
          </w:p>
        </w:tc>
      </w:tr>
      <w:tr w:rsidR="004C31DD" w:rsidRPr="00C01E0A" w14:paraId="169B1CF6" w14:textId="77777777" w:rsidTr="0074643E">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85FE509"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Pigeon Pea</w:t>
            </w:r>
          </w:p>
        </w:tc>
        <w:tc>
          <w:tcPr>
            <w:tcW w:w="1198" w:type="dxa"/>
            <w:noWrap/>
            <w:hideMark/>
          </w:tcPr>
          <w:p w14:paraId="11E27E7D"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553" w:type="dxa"/>
            <w:noWrap/>
            <w:hideMark/>
          </w:tcPr>
          <w:p w14:paraId="391B2A6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62364C3E"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5817C16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2263BFA6"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108</w:t>
            </w:r>
          </w:p>
        </w:tc>
        <w:tc>
          <w:tcPr>
            <w:tcW w:w="1092" w:type="dxa"/>
            <w:noWrap/>
            <w:hideMark/>
          </w:tcPr>
          <w:p w14:paraId="67BC095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27</w:t>
            </w:r>
          </w:p>
        </w:tc>
        <w:tc>
          <w:tcPr>
            <w:tcW w:w="1092" w:type="dxa"/>
            <w:noWrap/>
            <w:hideMark/>
          </w:tcPr>
          <w:p w14:paraId="33C00842"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092" w:type="dxa"/>
            <w:noWrap/>
            <w:hideMark/>
          </w:tcPr>
          <w:p w14:paraId="69098CCA"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75</w:t>
            </w:r>
          </w:p>
        </w:tc>
        <w:tc>
          <w:tcPr>
            <w:tcW w:w="1117" w:type="dxa"/>
            <w:noWrap/>
            <w:hideMark/>
          </w:tcPr>
          <w:p w14:paraId="59E3E37D" w14:textId="5132980A"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25</w:t>
            </w:r>
          </w:p>
        </w:tc>
      </w:tr>
      <w:tr w:rsidR="009965A2" w:rsidRPr="00C01E0A" w14:paraId="68EB0543" w14:textId="77777777" w:rsidTr="00BC4983">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7B2C815"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Soybean</w:t>
            </w:r>
          </w:p>
        </w:tc>
        <w:tc>
          <w:tcPr>
            <w:tcW w:w="1198" w:type="dxa"/>
            <w:noWrap/>
            <w:hideMark/>
          </w:tcPr>
          <w:p w14:paraId="00B2A8BF"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553" w:type="dxa"/>
            <w:noWrap/>
            <w:hideMark/>
          </w:tcPr>
          <w:p w14:paraId="61005611"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998" w:type="dxa"/>
            <w:noWrap/>
            <w:hideMark/>
          </w:tcPr>
          <w:p w14:paraId="64F2AA3C"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4C799FDB"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70F66926"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92" w:type="dxa"/>
            <w:noWrap/>
            <w:hideMark/>
          </w:tcPr>
          <w:p w14:paraId="382CD9C8"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2BAB949D"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70712565"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117" w:type="dxa"/>
            <w:noWrap/>
            <w:hideMark/>
          </w:tcPr>
          <w:p w14:paraId="0DF0C610" w14:textId="25D57701"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C57E3B" w:rsidRPr="00C01E0A" w14:paraId="7B87BCED"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10890" w:type="dxa"/>
            <w:gridSpan w:val="10"/>
            <w:shd w:val="clear" w:color="auto" w:fill="156082" w:themeFill="accent1"/>
            <w:noWrap/>
            <w:hideMark/>
          </w:tcPr>
          <w:p w14:paraId="1B35D70D" w14:textId="24AAC4A6" w:rsidR="00C57E3B" w:rsidRPr="00C01E0A" w:rsidRDefault="00C57E3B" w:rsidP="004C31DD">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b) Crop residue incorporation compared with residue removal, by measured crop, companion species, type of residue, and outcome measured.</w:t>
            </w:r>
          </w:p>
        </w:tc>
      </w:tr>
      <w:tr w:rsidR="00C57E3B" w:rsidRPr="00C01E0A" w14:paraId="0F59CA31"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2167BA93" w14:textId="77777777" w:rsidR="00C57E3B" w:rsidRPr="00C01E0A" w:rsidRDefault="00C57E3B" w:rsidP="004C31DD">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1198" w:type="dxa"/>
            <w:noWrap/>
            <w:hideMark/>
          </w:tcPr>
          <w:p w14:paraId="236D513A"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553" w:type="dxa"/>
            <w:noWrap/>
            <w:hideMark/>
          </w:tcPr>
          <w:p w14:paraId="33D1DDE9"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Type of residue</w:t>
            </w:r>
          </w:p>
        </w:tc>
        <w:tc>
          <w:tcPr>
            <w:tcW w:w="998" w:type="dxa"/>
            <w:noWrap/>
            <w:hideMark/>
          </w:tcPr>
          <w:p w14:paraId="153B0432"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702" w:type="dxa"/>
            <w:noWrap/>
            <w:hideMark/>
          </w:tcPr>
          <w:p w14:paraId="141CAFC2"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119" w:type="dxa"/>
            <w:noWrap/>
            <w:hideMark/>
          </w:tcPr>
          <w:p w14:paraId="2B8F64CB"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092" w:type="dxa"/>
            <w:noWrap/>
            <w:hideMark/>
          </w:tcPr>
          <w:p w14:paraId="371A85E1"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092" w:type="dxa"/>
            <w:noWrap/>
            <w:hideMark/>
          </w:tcPr>
          <w:p w14:paraId="0F8EE32E"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92" w:type="dxa"/>
            <w:noWrap/>
            <w:hideMark/>
          </w:tcPr>
          <w:p w14:paraId="77AE1866"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117" w:type="dxa"/>
            <w:noWrap/>
            <w:hideMark/>
          </w:tcPr>
          <w:p w14:paraId="6CEB0633"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9965A2" w:rsidRPr="00C01E0A" w14:paraId="2717DEE0"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2AE706D"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791BC908" w14:textId="77777777" w:rsidR="009965A2" w:rsidRPr="000B48BC"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0B48BC">
              <w:rPr>
                <w:rFonts w:eastAsia="Times New Roman" w:cs="Calibri Light"/>
                <w:i/>
                <w:iCs/>
                <w:color w:val="000000"/>
                <w:kern w:val="0"/>
                <w:sz w:val="16"/>
                <w:szCs w:val="16"/>
                <w:lang w:eastAsia="en-GB"/>
                <w14:ligatures w14:val="none"/>
              </w:rPr>
              <w:t>Leucaena leucocephala</w:t>
            </w:r>
          </w:p>
        </w:tc>
        <w:tc>
          <w:tcPr>
            <w:tcW w:w="1553" w:type="dxa"/>
            <w:noWrap/>
            <w:hideMark/>
          </w:tcPr>
          <w:p w14:paraId="39FC24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(N fixing)</w:t>
            </w:r>
          </w:p>
        </w:tc>
        <w:tc>
          <w:tcPr>
            <w:tcW w:w="998" w:type="dxa"/>
            <w:noWrap/>
            <w:hideMark/>
          </w:tcPr>
          <w:p w14:paraId="18FF158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0CE8E47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5D913A3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92" w:type="dxa"/>
            <w:noWrap/>
            <w:hideMark/>
          </w:tcPr>
          <w:p w14:paraId="277418EB"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2BECB249"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328055D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117" w:type="dxa"/>
            <w:noWrap/>
            <w:hideMark/>
          </w:tcPr>
          <w:p w14:paraId="1D497B9C" w14:textId="3C45B911"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9965A2" w:rsidRPr="00C01E0A" w14:paraId="2BEBA7A8"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9CDF620"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4D681B6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553" w:type="dxa"/>
            <w:noWrap/>
            <w:hideMark/>
          </w:tcPr>
          <w:p w14:paraId="2DF0249F" w14:textId="70275FD9" w:rsidR="009965A2" w:rsidRPr="00230723"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998" w:type="dxa"/>
            <w:noWrap/>
            <w:hideMark/>
          </w:tcPr>
          <w:p w14:paraId="70B9B84F"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702" w:type="dxa"/>
            <w:noWrap/>
            <w:hideMark/>
          </w:tcPr>
          <w:p w14:paraId="1FE092A8"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0566F68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92" w:type="dxa"/>
            <w:noWrap/>
            <w:hideMark/>
          </w:tcPr>
          <w:p w14:paraId="5A0B3A34"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2" w:type="dxa"/>
            <w:noWrap/>
            <w:hideMark/>
          </w:tcPr>
          <w:p w14:paraId="7BC4D57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493D8095"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7" w:type="dxa"/>
            <w:noWrap/>
            <w:hideMark/>
          </w:tcPr>
          <w:p w14:paraId="18205864" w14:textId="7818B3F4"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9965A2" w:rsidRPr="00C01E0A" w14:paraId="1E0F6B15"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A8B9BC5"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28E38FD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553" w:type="dxa"/>
            <w:noWrap/>
            <w:hideMark/>
          </w:tcPr>
          <w:p w14:paraId="3D11D238" w14:textId="392F0363" w:rsidR="009965A2" w:rsidRPr="00230723"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998" w:type="dxa"/>
            <w:noWrap/>
            <w:hideMark/>
          </w:tcPr>
          <w:p w14:paraId="6FBA8123"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60F910E7"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4E0A4B0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2" w:type="dxa"/>
            <w:noWrap/>
            <w:hideMark/>
          </w:tcPr>
          <w:p w14:paraId="7BEE2974"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2" w:type="dxa"/>
            <w:noWrap/>
            <w:hideMark/>
          </w:tcPr>
          <w:p w14:paraId="7AB95161"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3273FB63"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17" w:type="dxa"/>
            <w:noWrap/>
            <w:hideMark/>
          </w:tcPr>
          <w:p w14:paraId="114BA541" w14:textId="3AC68F26"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9965A2" w:rsidRPr="00C01E0A" w14:paraId="35D247A1"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08BCE82"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1E7E2ED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0B48BC">
              <w:rPr>
                <w:rFonts w:eastAsia="Times New Roman" w:cs="Calibri Light"/>
                <w:i/>
                <w:iCs/>
                <w:color w:val="000000"/>
                <w:kern w:val="0"/>
                <w:sz w:val="16"/>
                <w:szCs w:val="16"/>
                <w:lang w:eastAsia="en-GB"/>
                <w14:ligatures w14:val="none"/>
              </w:rPr>
              <w:t>Leucaena leucocephala</w:t>
            </w:r>
            <w:r>
              <w:rPr>
                <w:rFonts w:eastAsia="Times New Roman" w:cs="Calibri Light"/>
                <w:color w:val="000000"/>
                <w:kern w:val="0"/>
                <w:sz w:val="16"/>
                <w:szCs w:val="16"/>
                <w:lang w:eastAsia="en-GB"/>
                <w14:ligatures w14:val="none"/>
              </w:rPr>
              <w:t xml:space="preserve"> + Maize</w:t>
            </w:r>
          </w:p>
        </w:tc>
        <w:tc>
          <w:tcPr>
            <w:tcW w:w="1553" w:type="dxa"/>
            <w:noWrap/>
            <w:hideMark/>
          </w:tcPr>
          <w:p w14:paraId="69D6B66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(Unspecified)</w:t>
            </w:r>
          </w:p>
        </w:tc>
        <w:tc>
          <w:tcPr>
            <w:tcW w:w="998" w:type="dxa"/>
            <w:noWrap/>
            <w:hideMark/>
          </w:tcPr>
          <w:p w14:paraId="6D1F98C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702" w:type="dxa"/>
            <w:noWrap/>
            <w:hideMark/>
          </w:tcPr>
          <w:p w14:paraId="7034051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16B35F2E"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2" w:type="dxa"/>
            <w:noWrap/>
            <w:hideMark/>
          </w:tcPr>
          <w:p w14:paraId="7A5720E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2" w:type="dxa"/>
            <w:noWrap/>
            <w:hideMark/>
          </w:tcPr>
          <w:p w14:paraId="7B95484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2902C56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17" w:type="dxa"/>
            <w:noWrap/>
            <w:hideMark/>
          </w:tcPr>
          <w:p w14:paraId="5FB17494" w14:textId="52A9A0A9"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9965A2" w:rsidRPr="00C01E0A" w14:paraId="762B43EB"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F12BA9C"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1198" w:type="dxa"/>
            <w:noWrap/>
            <w:hideMark/>
          </w:tcPr>
          <w:p w14:paraId="6C8DEBA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0B48BC">
              <w:rPr>
                <w:rFonts w:eastAsia="Times New Roman" w:cs="Calibri Light"/>
                <w:i/>
                <w:iCs/>
                <w:color w:val="000000"/>
                <w:kern w:val="0"/>
                <w:sz w:val="16"/>
                <w:szCs w:val="16"/>
                <w:lang w:eastAsia="en-GB"/>
                <w14:ligatures w14:val="none"/>
              </w:rPr>
              <w:t>Leucaena leucocephala</w:t>
            </w:r>
            <w:r>
              <w:rPr>
                <w:rFonts w:eastAsia="Times New Roman" w:cs="Calibri Light"/>
                <w:color w:val="000000"/>
                <w:kern w:val="0"/>
                <w:sz w:val="16"/>
                <w:szCs w:val="16"/>
                <w:lang w:eastAsia="en-GB"/>
                <w14:ligatures w14:val="none"/>
              </w:rPr>
              <w:t xml:space="preserve"> + Maize</w:t>
            </w:r>
          </w:p>
        </w:tc>
        <w:tc>
          <w:tcPr>
            <w:tcW w:w="1553" w:type="dxa"/>
            <w:noWrap/>
            <w:hideMark/>
          </w:tcPr>
          <w:p w14:paraId="1B975977"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(Unspecified)</w:t>
            </w:r>
          </w:p>
        </w:tc>
        <w:tc>
          <w:tcPr>
            <w:tcW w:w="998" w:type="dxa"/>
            <w:noWrap/>
            <w:hideMark/>
          </w:tcPr>
          <w:p w14:paraId="184FE96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4CB9A640"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092BC7EF"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92" w:type="dxa"/>
            <w:noWrap/>
            <w:hideMark/>
          </w:tcPr>
          <w:p w14:paraId="6FA1D7C4"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2EDF60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4A73E70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7" w:type="dxa"/>
            <w:noWrap/>
            <w:hideMark/>
          </w:tcPr>
          <w:p w14:paraId="013C0227" w14:textId="2C9577AC"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9965A2" w:rsidRPr="00C01E0A" w14:paraId="6F433F97"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4D97F96"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Pigeon Pea</w:t>
            </w:r>
          </w:p>
        </w:tc>
        <w:tc>
          <w:tcPr>
            <w:tcW w:w="1198" w:type="dxa"/>
            <w:noWrap/>
            <w:hideMark/>
          </w:tcPr>
          <w:p w14:paraId="5700948D"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553" w:type="dxa"/>
            <w:noWrap/>
            <w:hideMark/>
          </w:tcPr>
          <w:p w14:paraId="4C4FD73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(Unspecified)</w:t>
            </w:r>
          </w:p>
        </w:tc>
        <w:tc>
          <w:tcPr>
            <w:tcW w:w="998" w:type="dxa"/>
            <w:noWrap/>
            <w:hideMark/>
          </w:tcPr>
          <w:p w14:paraId="2DFF30D8"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702" w:type="dxa"/>
            <w:noWrap/>
            <w:hideMark/>
          </w:tcPr>
          <w:p w14:paraId="3201913B"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012D5835"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72</w:t>
            </w:r>
          </w:p>
        </w:tc>
        <w:tc>
          <w:tcPr>
            <w:tcW w:w="1092" w:type="dxa"/>
            <w:noWrap/>
            <w:hideMark/>
          </w:tcPr>
          <w:p w14:paraId="439D9F94"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24</w:t>
            </w:r>
          </w:p>
        </w:tc>
        <w:tc>
          <w:tcPr>
            <w:tcW w:w="1092" w:type="dxa"/>
            <w:noWrap/>
            <w:hideMark/>
          </w:tcPr>
          <w:p w14:paraId="10FFBEB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92" w:type="dxa"/>
            <w:noWrap/>
            <w:hideMark/>
          </w:tcPr>
          <w:p w14:paraId="3E436E0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48</w:t>
            </w:r>
          </w:p>
        </w:tc>
        <w:tc>
          <w:tcPr>
            <w:tcW w:w="1117" w:type="dxa"/>
            <w:noWrap/>
            <w:hideMark/>
          </w:tcPr>
          <w:p w14:paraId="1EE5C1A9" w14:textId="12E62F11"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33</w:t>
            </w:r>
          </w:p>
        </w:tc>
      </w:tr>
      <w:tr w:rsidR="009965A2" w:rsidRPr="00C01E0A" w14:paraId="764DF67F"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1EB83D6"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Pigeon Pea</w:t>
            </w:r>
          </w:p>
        </w:tc>
        <w:tc>
          <w:tcPr>
            <w:tcW w:w="1198" w:type="dxa"/>
            <w:noWrap/>
            <w:hideMark/>
          </w:tcPr>
          <w:p w14:paraId="432D658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553" w:type="dxa"/>
            <w:noWrap/>
            <w:hideMark/>
          </w:tcPr>
          <w:p w14:paraId="3F9C11FB"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(Unspecified)</w:t>
            </w:r>
          </w:p>
        </w:tc>
        <w:tc>
          <w:tcPr>
            <w:tcW w:w="998" w:type="dxa"/>
            <w:noWrap/>
            <w:hideMark/>
          </w:tcPr>
          <w:p w14:paraId="616AAE49"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02" w:type="dxa"/>
            <w:noWrap/>
            <w:hideMark/>
          </w:tcPr>
          <w:p w14:paraId="54AD1A2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19" w:type="dxa"/>
            <w:noWrap/>
            <w:hideMark/>
          </w:tcPr>
          <w:p w14:paraId="0FD06E9C"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72</w:t>
            </w:r>
          </w:p>
        </w:tc>
        <w:tc>
          <w:tcPr>
            <w:tcW w:w="1092" w:type="dxa"/>
            <w:noWrap/>
            <w:hideMark/>
          </w:tcPr>
          <w:p w14:paraId="4A300B7F"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20</w:t>
            </w:r>
          </w:p>
        </w:tc>
        <w:tc>
          <w:tcPr>
            <w:tcW w:w="1092" w:type="dxa"/>
            <w:noWrap/>
            <w:hideMark/>
          </w:tcPr>
          <w:p w14:paraId="3035E32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92" w:type="dxa"/>
            <w:noWrap/>
            <w:hideMark/>
          </w:tcPr>
          <w:p w14:paraId="1E5804B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49</w:t>
            </w:r>
          </w:p>
        </w:tc>
        <w:tc>
          <w:tcPr>
            <w:tcW w:w="1117" w:type="dxa"/>
            <w:noWrap/>
            <w:hideMark/>
          </w:tcPr>
          <w:p w14:paraId="64B1065C" w14:textId="6393477E"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28</w:t>
            </w:r>
          </w:p>
        </w:tc>
      </w:tr>
    </w:tbl>
    <w:p w14:paraId="012834BF" w14:textId="09E2C59B" w:rsidR="00B05A95" w:rsidRPr="00C01E0A" w:rsidRDefault="00B05A95">
      <w:pPr>
        <w:jc w:val="left"/>
      </w:pPr>
      <w:r>
        <w:br w:type="page"/>
      </w:r>
    </w:p>
    <w:p w14:paraId="75C6F7FB" w14:textId="2E7E36EE" w:rsidR="00B05A95" w:rsidRPr="00C01E0A" w:rsidRDefault="00B05A95" w:rsidP="00B05A95">
      <w:pPr>
        <w:pStyle w:val="Tables"/>
        <w:rPr>
          <w:b w:val="0"/>
          <w:bCs/>
        </w:rPr>
      </w:pPr>
      <w:r>
        <w:lastRenderedPageBreak/>
        <w:t xml:space="preserve">TABLE 2A.S10. Effects of supplemental drip irrigation compared with rainfed agriculture on the productivity of vegetables in the high-priority areas of Scenario 2A. </w:t>
      </w:r>
      <w:r>
        <w:rPr>
          <w:b w:val="0"/>
          <w:bCs/>
        </w:rPr>
        <w:t>Positive, neutral and negative comparisons are those in which supplemental drip irrigation improved, did not change or worsened the outcome compared with rainfed agriculture. Results are shown by measured crop, companion species, irrigation method and outcome measured. A missing companion species indicates a sole crop.</w:t>
      </w:r>
    </w:p>
    <w:tbl>
      <w:tblPr>
        <w:tblStyle w:val="ListTable3-Accent1"/>
        <w:tblW w:w="10762" w:type="dxa"/>
        <w:tblLook w:val="04A0" w:firstRow="1" w:lastRow="0" w:firstColumn="1" w:lastColumn="0" w:noHBand="0" w:noVBand="1"/>
      </w:tblPr>
      <w:tblGrid>
        <w:gridCol w:w="938"/>
        <w:gridCol w:w="951"/>
        <w:gridCol w:w="1278"/>
        <w:gridCol w:w="949"/>
        <w:gridCol w:w="754"/>
        <w:gridCol w:w="1200"/>
        <w:gridCol w:w="1173"/>
        <w:gridCol w:w="1173"/>
        <w:gridCol w:w="1173"/>
        <w:gridCol w:w="1173"/>
      </w:tblGrid>
      <w:tr w:rsidR="0009583D" w:rsidRPr="00C01E0A" w14:paraId="31664F48" w14:textId="77777777" w:rsidTr="00884498">
        <w:trPr>
          <w:cnfStyle w:val="100000000000" w:firstRow="1" w:lastRow="0" w:firstColumn="0" w:lastColumn="0" w:oddVBand="0" w:evenVBand="0" w:oddHBand="0" w:evenHBand="0" w:firstRowFirstColumn="0" w:firstRowLastColumn="0" w:lastRowFirstColumn="0" w:lastRowLastColumn="0"/>
          <w:trHeight w:val="450"/>
        </w:trPr>
        <w:tc>
          <w:tcPr>
            <w:cnfStyle w:val="001000000100" w:firstRow="0" w:lastRow="0" w:firstColumn="1" w:lastColumn="0" w:oddVBand="0" w:evenVBand="0" w:oddHBand="0" w:evenHBand="0" w:firstRowFirstColumn="1" w:firstRowLastColumn="0" w:lastRowFirstColumn="0" w:lastRowLastColumn="0"/>
            <w:tcW w:w="942" w:type="dxa"/>
            <w:noWrap/>
            <w:hideMark/>
          </w:tcPr>
          <w:p w14:paraId="7F1F32F1" w14:textId="77777777" w:rsidR="0009583D" w:rsidRPr="00C01E0A" w:rsidRDefault="0009583D" w:rsidP="00647EA2">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Measured crop</w:t>
            </w:r>
          </w:p>
        </w:tc>
        <w:tc>
          <w:tcPr>
            <w:tcW w:w="896" w:type="dxa"/>
            <w:noWrap/>
            <w:hideMark/>
          </w:tcPr>
          <w:p w14:paraId="6AF24641"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Companion species</w:t>
            </w:r>
          </w:p>
        </w:tc>
        <w:tc>
          <w:tcPr>
            <w:tcW w:w="1285" w:type="dxa"/>
            <w:noWrap/>
            <w:hideMark/>
          </w:tcPr>
          <w:p w14:paraId="6B7E0B72"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Irrigation method</w:t>
            </w:r>
          </w:p>
        </w:tc>
        <w:tc>
          <w:tcPr>
            <w:tcW w:w="954" w:type="dxa"/>
            <w:noWrap/>
            <w:hideMark/>
          </w:tcPr>
          <w:p w14:paraId="5D89FA8A"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Outcome measured</w:t>
            </w:r>
          </w:p>
        </w:tc>
        <w:tc>
          <w:tcPr>
            <w:tcW w:w="758" w:type="dxa"/>
            <w:noWrap/>
            <w:hideMark/>
          </w:tcPr>
          <w:p w14:paraId="115D7027"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Studies</w:t>
            </w:r>
          </w:p>
        </w:tc>
        <w:tc>
          <w:tcPr>
            <w:tcW w:w="1207" w:type="dxa"/>
            <w:noWrap/>
            <w:hideMark/>
          </w:tcPr>
          <w:p w14:paraId="48A450D9"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Comparisons</w:t>
            </w:r>
          </w:p>
        </w:tc>
        <w:tc>
          <w:tcPr>
            <w:tcW w:w="1180" w:type="dxa"/>
            <w:noWrap/>
            <w:hideMark/>
          </w:tcPr>
          <w:p w14:paraId="62BE7603"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Positive comparisons</w:t>
            </w:r>
          </w:p>
        </w:tc>
        <w:tc>
          <w:tcPr>
            <w:tcW w:w="1180" w:type="dxa"/>
            <w:noWrap/>
            <w:hideMark/>
          </w:tcPr>
          <w:p w14:paraId="3FC2417C"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Neutral comparisons</w:t>
            </w:r>
          </w:p>
        </w:tc>
        <w:tc>
          <w:tcPr>
            <w:tcW w:w="1180" w:type="dxa"/>
            <w:noWrap/>
            <w:hideMark/>
          </w:tcPr>
          <w:p w14:paraId="1A56F735"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Negative comparisons</w:t>
            </w:r>
          </w:p>
        </w:tc>
        <w:tc>
          <w:tcPr>
            <w:tcW w:w="1180" w:type="dxa"/>
            <w:noWrap/>
            <w:hideMark/>
          </w:tcPr>
          <w:p w14:paraId="155678D5"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 positive comparisons</w:t>
            </w:r>
          </w:p>
        </w:tc>
      </w:tr>
      <w:tr w:rsidR="0009583D" w:rsidRPr="00C01E0A" w14:paraId="7E525F6E" w14:textId="77777777" w:rsidTr="0088449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942" w:type="dxa"/>
            <w:noWrap/>
            <w:hideMark/>
          </w:tcPr>
          <w:p w14:paraId="3CFC5712" w14:textId="77777777" w:rsidR="0009583D" w:rsidRPr="00C01E0A" w:rsidRDefault="0009583D" w:rsidP="00647EA2">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Cabbage</w:t>
            </w:r>
          </w:p>
        </w:tc>
        <w:tc>
          <w:tcPr>
            <w:tcW w:w="896" w:type="dxa"/>
            <w:noWrap/>
            <w:hideMark/>
          </w:tcPr>
          <w:p w14:paraId="37A5262E"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285" w:type="dxa"/>
            <w:noWrap/>
            <w:hideMark/>
          </w:tcPr>
          <w:p w14:paraId="55B687FA" w14:textId="3FECD6A7" w:rsidR="0009583D" w:rsidRPr="00C01E0A" w:rsidRDefault="00884498"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Supplemental drip irrigation</w:t>
            </w:r>
          </w:p>
        </w:tc>
        <w:tc>
          <w:tcPr>
            <w:tcW w:w="954" w:type="dxa"/>
            <w:noWrap/>
            <w:hideMark/>
          </w:tcPr>
          <w:p w14:paraId="568B76C8"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58" w:type="dxa"/>
            <w:noWrap/>
            <w:hideMark/>
          </w:tcPr>
          <w:p w14:paraId="3F58C540"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207" w:type="dxa"/>
            <w:noWrap/>
            <w:hideMark/>
          </w:tcPr>
          <w:p w14:paraId="4B9405FC"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180" w:type="dxa"/>
            <w:noWrap/>
            <w:hideMark/>
          </w:tcPr>
          <w:p w14:paraId="08B6774E"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180" w:type="dxa"/>
            <w:noWrap/>
            <w:hideMark/>
          </w:tcPr>
          <w:p w14:paraId="5B0BAE3F"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80" w:type="dxa"/>
            <w:noWrap/>
            <w:hideMark/>
          </w:tcPr>
          <w:p w14:paraId="6A288897"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80" w:type="dxa"/>
            <w:noWrap/>
            <w:hideMark/>
          </w:tcPr>
          <w:p w14:paraId="300D03AA"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884498" w:rsidRPr="00C01E0A" w14:paraId="693CF2BA" w14:textId="77777777" w:rsidTr="00884498">
        <w:trPr>
          <w:trHeight w:val="450"/>
        </w:trPr>
        <w:tc>
          <w:tcPr>
            <w:cnfStyle w:val="001000000000" w:firstRow="0" w:lastRow="0" w:firstColumn="1" w:lastColumn="0" w:oddVBand="0" w:evenVBand="0" w:oddHBand="0" w:evenHBand="0" w:firstRowFirstColumn="0" w:firstRowLastColumn="0" w:lastRowFirstColumn="0" w:lastRowLastColumn="0"/>
            <w:tcW w:w="942" w:type="dxa"/>
            <w:noWrap/>
            <w:hideMark/>
          </w:tcPr>
          <w:p w14:paraId="3923F486" w14:textId="77777777" w:rsidR="00884498" w:rsidRPr="00C01E0A" w:rsidRDefault="00884498" w:rsidP="00884498">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Kale</w:t>
            </w:r>
          </w:p>
        </w:tc>
        <w:tc>
          <w:tcPr>
            <w:tcW w:w="896" w:type="dxa"/>
            <w:noWrap/>
            <w:hideMark/>
          </w:tcPr>
          <w:p w14:paraId="3368925F"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285" w:type="dxa"/>
            <w:noWrap/>
            <w:hideMark/>
          </w:tcPr>
          <w:p w14:paraId="4DC40A3F" w14:textId="22B74A92"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Supplemental drip irrigation</w:t>
            </w:r>
          </w:p>
        </w:tc>
        <w:tc>
          <w:tcPr>
            <w:tcW w:w="954" w:type="dxa"/>
            <w:noWrap/>
            <w:hideMark/>
          </w:tcPr>
          <w:p w14:paraId="74C9F484"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58" w:type="dxa"/>
            <w:noWrap/>
            <w:hideMark/>
          </w:tcPr>
          <w:p w14:paraId="02B65FCC"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207" w:type="dxa"/>
            <w:noWrap/>
            <w:hideMark/>
          </w:tcPr>
          <w:p w14:paraId="2985C1B2"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396</w:t>
            </w:r>
          </w:p>
        </w:tc>
        <w:tc>
          <w:tcPr>
            <w:tcW w:w="1180" w:type="dxa"/>
            <w:noWrap/>
            <w:hideMark/>
          </w:tcPr>
          <w:p w14:paraId="0B648011"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261</w:t>
            </w:r>
          </w:p>
        </w:tc>
        <w:tc>
          <w:tcPr>
            <w:tcW w:w="1180" w:type="dxa"/>
            <w:noWrap/>
            <w:hideMark/>
          </w:tcPr>
          <w:p w14:paraId="2991D1B6"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17</w:t>
            </w:r>
          </w:p>
        </w:tc>
        <w:tc>
          <w:tcPr>
            <w:tcW w:w="1180" w:type="dxa"/>
            <w:noWrap/>
            <w:hideMark/>
          </w:tcPr>
          <w:p w14:paraId="5A26FC2C"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118</w:t>
            </w:r>
          </w:p>
        </w:tc>
        <w:tc>
          <w:tcPr>
            <w:tcW w:w="1180" w:type="dxa"/>
            <w:noWrap/>
            <w:hideMark/>
          </w:tcPr>
          <w:p w14:paraId="24A501A6"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66</w:t>
            </w:r>
          </w:p>
        </w:tc>
      </w:tr>
    </w:tbl>
    <w:p w14:paraId="45528BD5" w14:textId="77777777" w:rsidR="00594CFB" w:rsidRPr="00C01E0A" w:rsidRDefault="00594CFB">
      <w:pPr>
        <w:jc w:val="left"/>
      </w:pPr>
      <w:r>
        <w:br w:type="page"/>
      </w:r>
    </w:p>
    <w:p w14:paraId="78002EF5" w14:textId="0F634AC7" w:rsidR="00762DAA" w:rsidRPr="00230723" w:rsidRDefault="00594CFB" w:rsidP="00762DAA">
      <w:pPr>
        <w:pStyle w:val="Heading3"/>
        <w:rPr>
          <w:lang w:val="es-AR"/>
        </w:rPr>
      </w:pPr>
      <w:r>
        <w:rPr>
          <w:lang w:val="es-AR"/>
        </w:rPr>
        <w:lastRenderedPageBreak/>
        <w:t>5.2.2. Scenario 2B: Arid pastoral micro-gardens</w:t>
      </w:r>
    </w:p>
    <w:p w14:paraId="4971A7E6" w14:textId="5324B106" w:rsidR="003367C9" w:rsidRPr="00110332" w:rsidRDefault="003367C9" w:rsidP="003367C9">
      <w:pPr>
        <w:pStyle w:val="Tables"/>
        <w:rPr>
          <w:b w:val="0"/>
          <w:bCs/>
          <w:color w:val="000000" w:themeColor="text1"/>
        </w:rPr>
      </w:pPr>
      <w:r>
        <w:rPr>
          <w:color w:val="000000" w:themeColor="text1"/>
        </w:rPr>
        <w:t xml:space="preserve">TABLE 2B.S1. Counties of the high-priority areas of Scenario 2B in Kenya, with the number of screening criteria each county meets and the number of studies and comparisons located within it. Only the 23 arid and semi-arid land (ASAL) counties were assessed. </w:t>
      </w:r>
      <w:r>
        <w:rPr>
          <w:b w:val="0"/>
          <w:bCs/>
          <w:color w:val="000000" w:themeColor="text1"/>
        </w:rPr>
        <w:t>Counties meeting all five criteria are Core Priority counties, and those meeting four complete the high-priority areas. Counties are ordered by the number of comparisons. Some studies reported comparisons located in several sites, which can fall in different counties. These studies and comparisons are counted in each county where they have a site, so the sum of the rows can exceed the total.</w:t>
      </w:r>
    </w:p>
    <w:tbl>
      <w:tblPr>
        <w:tblStyle w:val="ListTable3-Accent1"/>
        <w:tblW w:w="8032" w:type="dxa"/>
        <w:tblLook w:val="04A0" w:firstRow="1" w:lastRow="0" w:firstColumn="1" w:lastColumn="0" w:noHBand="0" w:noVBand="1"/>
      </w:tblPr>
      <w:tblGrid>
        <w:gridCol w:w="1978"/>
        <w:gridCol w:w="1858"/>
        <w:gridCol w:w="1858"/>
        <w:gridCol w:w="2338"/>
      </w:tblGrid>
      <w:tr w:rsidR="00F730A6" w:rsidRPr="00F730A6" w14:paraId="27EEAA4E" w14:textId="77777777" w:rsidTr="00F730A6">
        <w:trPr>
          <w:cnfStyle w:val="100000000000" w:firstRow="1" w:lastRow="0" w:firstColumn="0" w:lastColumn="0" w:oddVBand="0" w:evenVBand="0" w:oddHBand="0" w:evenHBand="0" w:firstRowFirstColumn="0" w:firstRowLastColumn="0" w:lastRowFirstColumn="0" w:lastRowLastColumn="0"/>
          <w:trHeight w:val="275"/>
        </w:trPr>
        <w:tc>
          <w:tcPr>
            <w:cnfStyle w:val="001000000100" w:firstRow="0" w:lastRow="0" w:firstColumn="1" w:lastColumn="0" w:oddVBand="0" w:evenVBand="0" w:oddHBand="0" w:evenHBand="0" w:firstRowFirstColumn="1" w:firstRowLastColumn="0" w:lastRowFirstColumn="0" w:lastRowLastColumn="0"/>
            <w:tcW w:w="1978" w:type="dxa"/>
            <w:noWrap/>
            <w:hideMark/>
          </w:tcPr>
          <w:p w14:paraId="0A104B8F" w14:textId="77777777" w:rsidR="00F730A6" w:rsidRPr="00F730A6" w:rsidRDefault="00F730A6" w:rsidP="00F730A6">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County</w:t>
            </w:r>
          </w:p>
        </w:tc>
        <w:tc>
          <w:tcPr>
            <w:tcW w:w="1858" w:type="dxa"/>
            <w:noWrap/>
            <w:hideMark/>
          </w:tcPr>
          <w:p w14:paraId="2E2F6DEA"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Criteria met</w:t>
            </w:r>
          </w:p>
        </w:tc>
        <w:tc>
          <w:tcPr>
            <w:tcW w:w="1858" w:type="dxa"/>
            <w:noWrap/>
            <w:hideMark/>
          </w:tcPr>
          <w:p w14:paraId="6C986FFD"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Studies</w:t>
            </w:r>
          </w:p>
        </w:tc>
        <w:tc>
          <w:tcPr>
            <w:tcW w:w="2338" w:type="dxa"/>
            <w:noWrap/>
            <w:hideMark/>
          </w:tcPr>
          <w:p w14:paraId="2F0D2FC7"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Comparisons</w:t>
            </w:r>
          </w:p>
        </w:tc>
      </w:tr>
      <w:tr w:rsidR="00F730A6" w:rsidRPr="00F730A6" w14:paraId="15D4F73C"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A0830FB"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Embu</w:t>
            </w:r>
          </w:p>
        </w:tc>
        <w:tc>
          <w:tcPr>
            <w:tcW w:w="1858" w:type="dxa"/>
            <w:noWrap/>
            <w:hideMark/>
          </w:tcPr>
          <w:p w14:paraId="774BBAF6"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858" w:type="dxa"/>
            <w:noWrap/>
            <w:hideMark/>
          </w:tcPr>
          <w:p w14:paraId="2F506EE6"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12</w:t>
            </w:r>
          </w:p>
        </w:tc>
        <w:tc>
          <w:tcPr>
            <w:tcW w:w="2338" w:type="dxa"/>
            <w:noWrap/>
            <w:hideMark/>
          </w:tcPr>
          <w:p w14:paraId="3BBB2706" w14:textId="5D558B43"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283</w:t>
            </w:r>
          </w:p>
        </w:tc>
      </w:tr>
      <w:tr w:rsidR="00F730A6" w:rsidRPr="00F730A6" w14:paraId="0B93CE63"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261D7B69"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Mandera</w:t>
            </w:r>
          </w:p>
        </w:tc>
        <w:tc>
          <w:tcPr>
            <w:tcW w:w="1858" w:type="dxa"/>
            <w:noWrap/>
            <w:hideMark/>
          </w:tcPr>
          <w:p w14:paraId="541430FA"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w:t>
            </w:r>
          </w:p>
        </w:tc>
        <w:tc>
          <w:tcPr>
            <w:tcW w:w="1858" w:type="dxa"/>
            <w:noWrap/>
            <w:hideMark/>
          </w:tcPr>
          <w:p w14:paraId="25A7CBC0"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2338" w:type="dxa"/>
            <w:noWrap/>
            <w:hideMark/>
          </w:tcPr>
          <w:p w14:paraId="314051ED"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F730A6" w:rsidRPr="00F730A6" w14:paraId="7FBCDAA0"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406164E9"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Garissa</w:t>
            </w:r>
          </w:p>
        </w:tc>
        <w:tc>
          <w:tcPr>
            <w:tcW w:w="1858" w:type="dxa"/>
            <w:noWrap/>
            <w:hideMark/>
          </w:tcPr>
          <w:p w14:paraId="73691A47"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858" w:type="dxa"/>
            <w:noWrap/>
            <w:hideMark/>
          </w:tcPr>
          <w:p w14:paraId="22221B9E"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2338" w:type="dxa"/>
            <w:noWrap/>
            <w:hideMark/>
          </w:tcPr>
          <w:p w14:paraId="118A3FC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F730A6" w:rsidRPr="00F730A6" w14:paraId="79132624"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B1C3493"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Isiolo</w:t>
            </w:r>
          </w:p>
        </w:tc>
        <w:tc>
          <w:tcPr>
            <w:tcW w:w="1858" w:type="dxa"/>
            <w:noWrap/>
            <w:hideMark/>
          </w:tcPr>
          <w:p w14:paraId="54199609"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858" w:type="dxa"/>
            <w:noWrap/>
            <w:hideMark/>
          </w:tcPr>
          <w:p w14:paraId="749DBEAB"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2338" w:type="dxa"/>
            <w:noWrap/>
            <w:hideMark/>
          </w:tcPr>
          <w:p w14:paraId="62A8996F"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F730A6" w:rsidRPr="00F730A6" w14:paraId="6DE1E8FC"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EAB25B7"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Turkana</w:t>
            </w:r>
          </w:p>
        </w:tc>
        <w:tc>
          <w:tcPr>
            <w:tcW w:w="1858" w:type="dxa"/>
            <w:noWrap/>
            <w:hideMark/>
          </w:tcPr>
          <w:p w14:paraId="36D2DA6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858" w:type="dxa"/>
            <w:noWrap/>
            <w:hideMark/>
          </w:tcPr>
          <w:p w14:paraId="5210DA0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2338" w:type="dxa"/>
            <w:noWrap/>
            <w:hideMark/>
          </w:tcPr>
          <w:p w14:paraId="6B887AF5"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F730A6" w:rsidRPr="00F730A6" w14:paraId="3B902CE0"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EB3FF9D"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West Pokot</w:t>
            </w:r>
          </w:p>
        </w:tc>
        <w:tc>
          <w:tcPr>
            <w:tcW w:w="1858" w:type="dxa"/>
            <w:noWrap/>
            <w:hideMark/>
          </w:tcPr>
          <w:p w14:paraId="2A61EB73"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858" w:type="dxa"/>
            <w:noWrap/>
            <w:hideMark/>
          </w:tcPr>
          <w:p w14:paraId="09926436"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2338" w:type="dxa"/>
            <w:noWrap/>
            <w:hideMark/>
          </w:tcPr>
          <w:p w14:paraId="501B1F64"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F730A6" w:rsidRPr="00F730A6" w14:paraId="3B879235"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25165648" w14:textId="77777777" w:rsidR="00F730A6" w:rsidRPr="00F730A6" w:rsidRDefault="00F730A6" w:rsidP="00F730A6">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Total</w:t>
            </w:r>
          </w:p>
        </w:tc>
        <w:tc>
          <w:tcPr>
            <w:tcW w:w="1858" w:type="dxa"/>
            <w:noWrap/>
            <w:hideMark/>
          </w:tcPr>
          <w:p w14:paraId="64F8D7E1" w14:textId="77EE7A02"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w:t>
            </w:r>
          </w:p>
        </w:tc>
        <w:tc>
          <w:tcPr>
            <w:tcW w:w="1858" w:type="dxa"/>
            <w:noWrap/>
            <w:hideMark/>
          </w:tcPr>
          <w:p w14:paraId="397EB6C5"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12</w:t>
            </w:r>
          </w:p>
        </w:tc>
        <w:tc>
          <w:tcPr>
            <w:tcW w:w="2338" w:type="dxa"/>
            <w:noWrap/>
            <w:hideMark/>
          </w:tcPr>
          <w:p w14:paraId="4D3669D9" w14:textId="01751A4E"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283</w:t>
            </w:r>
          </w:p>
        </w:tc>
      </w:tr>
    </w:tbl>
    <w:p w14:paraId="27DB283F" w14:textId="77777777" w:rsidR="00450EE5" w:rsidRPr="00C01E0A" w:rsidRDefault="00450EE5">
      <w:pPr>
        <w:jc w:val="left"/>
      </w:pPr>
      <w:r>
        <w:br w:type="page"/>
      </w:r>
    </w:p>
    <w:p w14:paraId="1DA3B069" w14:textId="3AA4C83B" w:rsidR="00450EE5" w:rsidRPr="008A627F" w:rsidRDefault="00450EE5" w:rsidP="00450EE5">
      <w:pPr>
        <w:pStyle w:val="Tables"/>
        <w:rPr>
          <w:b w:val="0"/>
        </w:rPr>
      </w:pPr>
      <w:r>
        <w:lastRenderedPageBreak/>
        <w:t xml:space="preserve">TABLE 2B.S2. Agroecological zones of the high-priority areas of Scenario 2B in Kenya, with the share of the high-priority areas each zone covers and the number of studies and comparisons in each zone. </w:t>
      </w:r>
      <w:r>
        <w:rPr>
          <w:b w:val="0"/>
        </w:rPr>
        <w:t>Zones are those of the Global Agro-Ecological Zones (GAEZ v4), and main agroecological zones are those covering at least 10% of the high-priority areas. Zones covering less than 0.1% of the high-priority areas are shown only when they contain evidence. Studies and comparisons are shown for those located within the high-priority areas, and for those added from the same main agroecological zones elsewhere in Kenya and in neighbouring countries. Comparisons were added for this scenario because the evidence within the high-priority areas did not include studies in each main agroecological zone. They were added from the semi-arid lowlands without soil or terrain limitations elsewhere in Kenya, and from the desert or arid zone in Tanzania, as no Kenyan study was located in this zone. Some studies reported comparisons located in several sites, which can fall in different zones. These studies and comparisons are counted in each zone where they have a site, so the sum of the rows can exceed the total.</w:t>
      </w:r>
    </w:p>
    <w:tbl>
      <w:tblPr>
        <w:tblStyle w:val="ListTable3-Accent1"/>
        <w:tblW w:w="10762" w:type="dxa"/>
        <w:tblLook w:val="04A0" w:firstRow="1" w:lastRow="0" w:firstColumn="1" w:lastColumn="0" w:noHBand="0" w:noVBand="1"/>
      </w:tblPr>
      <w:tblGrid>
        <w:gridCol w:w="3098"/>
        <w:gridCol w:w="962"/>
        <w:gridCol w:w="846"/>
        <w:gridCol w:w="909"/>
        <w:gridCol w:w="1039"/>
        <w:gridCol w:w="753"/>
        <w:gridCol w:w="1039"/>
        <w:gridCol w:w="1058"/>
        <w:gridCol w:w="1058"/>
      </w:tblGrid>
      <w:tr w:rsidR="00707F5A" w:rsidRPr="00707F5A" w14:paraId="44B9D9C3" w14:textId="77777777" w:rsidTr="006B114E">
        <w:trPr>
          <w:cnfStyle w:val="100000000000" w:firstRow="1" w:lastRow="0" w:firstColumn="0" w:lastColumn="0" w:oddVBand="0" w:evenVBand="0" w:oddHBand="0" w:evenHBand="0" w:firstRowFirstColumn="0" w:firstRowLastColumn="0" w:lastRowFirstColumn="0" w:lastRowLastColumn="0"/>
          <w:trHeight w:val="359"/>
        </w:trPr>
        <w:tc>
          <w:tcPr>
            <w:cnfStyle w:val="001000000100" w:firstRow="0" w:lastRow="0" w:firstColumn="1" w:lastColumn="0" w:oddVBand="0" w:evenVBand="0" w:oddHBand="0" w:evenHBand="0" w:firstRowFirstColumn="1" w:firstRowLastColumn="0" w:lastRowFirstColumn="0" w:lastRowLastColumn="0"/>
            <w:tcW w:w="3141" w:type="dxa"/>
            <w:noWrap/>
            <w:hideMark/>
          </w:tcPr>
          <w:p w14:paraId="4D868FEE" w14:textId="77777777" w:rsidR="00707F5A" w:rsidRPr="00707F5A" w:rsidRDefault="00707F5A" w:rsidP="00707F5A">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Agroecological zone</w:t>
            </w:r>
          </w:p>
        </w:tc>
        <w:tc>
          <w:tcPr>
            <w:tcW w:w="973" w:type="dxa"/>
            <w:noWrap/>
            <w:hideMark/>
          </w:tcPr>
          <w:p w14:paraId="3E4C8B4E"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Share of high-priority areas (%)</w:t>
            </w:r>
          </w:p>
        </w:tc>
        <w:tc>
          <w:tcPr>
            <w:tcW w:w="837" w:type="dxa"/>
            <w:noWrap/>
            <w:hideMark/>
          </w:tcPr>
          <w:p w14:paraId="1989141E" w14:textId="0702C45F"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Main agro ecological zone</w:t>
            </w:r>
          </w:p>
        </w:tc>
        <w:tc>
          <w:tcPr>
            <w:tcW w:w="920" w:type="dxa"/>
            <w:noWrap/>
            <w:hideMark/>
          </w:tcPr>
          <w:p w14:paraId="3AD58223"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Studies (High-priority areas)</w:t>
            </w:r>
          </w:p>
        </w:tc>
        <w:tc>
          <w:tcPr>
            <w:tcW w:w="1027" w:type="dxa"/>
            <w:noWrap/>
            <w:hideMark/>
          </w:tcPr>
          <w:p w14:paraId="2BEE5E3F"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Comparisons (High-priority areas)</w:t>
            </w:r>
          </w:p>
        </w:tc>
        <w:tc>
          <w:tcPr>
            <w:tcW w:w="745" w:type="dxa"/>
            <w:noWrap/>
            <w:hideMark/>
          </w:tcPr>
          <w:p w14:paraId="72A24F15"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Studies (Same zones, same country)</w:t>
            </w:r>
          </w:p>
        </w:tc>
        <w:tc>
          <w:tcPr>
            <w:tcW w:w="1027" w:type="dxa"/>
            <w:noWrap/>
            <w:hideMark/>
          </w:tcPr>
          <w:p w14:paraId="57C0BB4F"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Comparisons (Same zones, same country)</w:t>
            </w:r>
          </w:p>
        </w:tc>
        <w:tc>
          <w:tcPr>
            <w:tcW w:w="1046" w:type="dxa"/>
            <w:noWrap/>
            <w:hideMark/>
          </w:tcPr>
          <w:p w14:paraId="17DEA815"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Studies (Same zones, neighbouring countries)</w:t>
            </w:r>
          </w:p>
        </w:tc>
        <w:tc>
          <w:tcPr>
            <w:tcW w:w="1046" w:type="dxa"/>
            <w:noWrap/>
            <w:hideMark/>
          </w:tcPr>
          <w:p w14:paraId="53E2F410"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Comparisons (Same zones, neighbouring countries)</w:t>
            </w:r>
          </w:p>
        </w:tc>
      </w:tr>
      <w:tr w:rsidR="006B114E" w:rsidRPr="00707F5A" w14:paraId="55A74A85"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28E3E06A" w14:textId="5B22137B" w:rsidR="006B114E" w:rsidRPr="006B114E" w:rsidRDefault="006B114E" w:rsidP="006B114E">
            <w:pPr>
              <w:jc w:val="left"/>
              <w:rPr>
                <w:rFonts w:eastAsia="Times New Roman" w:cs="Calibri Light"/>
                <w:b w:val="0"/>
                <w:bCs w:val="0"/>
                <w:color w:val="000000"/>
                <w:kern w:val="0"/>
                <w:sz w:val="16"/>
                <w:szCs w:val="16"/>
                <w:lang w:eastAsia="en-GB"/>
                <w14:ligatures w14:val="none"/>
              </w:rPr>
            </w:pPr>
            <w:r>
              <w:rPr>
                <w:rFonts w:cs="Calibri Light"/>
                <w:b w:val="0"/>
                <w:bCs w:val="0"/>
                <w:color w:val="000000"/>
                <w:sz w:val="16"/>
                <w:szCs w:val="16"/>
              </w:rPr>
              <w:t>Tropics, lowland; semi-arid, with soil/terrain limitations</w:t>
            </w:r>
          </w:p>
        </w:tc>
        <w:tc>
          <w:tcPr>
            <w:tcW w:w="973" w:type="dxa"/>
            <w:noWrap/>
            <w:hideMark/>
          </w:tcPr>
          <w:p w14:paraId="4924FC6D" w14:textId="7CC7FB6B"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37.2</w:t>
            </w:r>
          </w:p>
        </w:tc>
        <w:tc>
          <w:tcPr>
            <w:tcW w:w="837" w:type="dxa"/>
            <w:noWrap/>
            <w:hideMark/>
          </w:tcPr>
          <w:p w14:paraId="2AF4CB19" w14:textId="2495D60D"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Yes</w:t>
            </w:r>
          </w:p>
        </w:tc>
        <w:tc>
          <w:tcPr>
            <w:tcW w:w="920" w:type="dxa"/>
            <w:noWrap/>
            <w:hideMark/>
          </w:tcPr>
          <w:p w14:paraId="0C204E55" w14:textId="204E9773"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7</w:t>
            </w:r>
          </w:p>
        </w:tc>
        <w:tc>
          <w:tcPr>
            <w:tcW w:w="1027" w:type="dxa"/>
            <w:noWrap/>
            <w:hideMark/>
          </w:tcPr>
          <w:p w14:paraId="4E69DAF6" w14:textId="74FE75FF"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120</w:t>
            </w:r>
          </w:p>
        </w:tc>
        <w:tc>
          <w:tcPr>
            <w:tcW w:w="745" w:type="dxa"/>
            <w:noWrap/>
            <w:hideMark/>
          </w:tcPr>
          <w:p w14:paraId="4E01DF2A" w14:textId="161128BC"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38DB3942" w14:textId="61517AC3"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4D305B23" w14:textId="50FD782A"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1</w:t>
            </w:r>
          </w:p>
        </w:tc>
        <w:tc>
          <w:tcPr>
            <w:tcW w:w="1046" w:type="dxa"/>
            <w:noWrap/>
            <w:hideMark/>
          </w:tcPr>
          <w:p w14:paraId="53253677" w14:textId="0807664D"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6</w:t>
            </w:r>
          </w:p>
        </w:tc>
      </w:tr>
      <w:tr w:rsidR="006B114E" w:rsidRPr="00707F5A" w14:paraId="3A05B6F7" w14:textId="77777777" w:rsidTr="006B114E">
        <w:trPr>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0DE2C19D" w14:textId="6C70116B" w:rsidR="006B114E" w:rsidRPr="006B114E" w:rsidRDefault="006B114E" w:rsidP="006B114E">
            <w:pPr>
              <w:jc w:val="left"/>
              <w:rPr>
                <w:rFonts w:eastAsia="Times New Roman" w:cs="Calibri Light"/>
                <w:b w:val="0"/>
                <w:bCs w:val="0"/>
                <w:color w:val="000000"/>
                <w:kern w:val="0"/>
                <w:sz w:val="16"/>
                <w:szCs w:val="16"/>
                <w:lang w:eastAsia="en-GB"/>
                <w14:ligatures w14:val="none"/>
              </w:rPr>
            </w:pPr>
            <w:r>
              <w:rPr>
                <w:rFonts w:cs="Calibri Light"/>
                <w:b w:val="0"/>
                <w:bCs w:val="0"/>
                <w:color w:val="000000"/>
                <w:sz w:val="16"/>
                <w:szCs w:val="16"/>
              </w:rPr>
              <w:t>Desert/Arid climate</w:t>
            </w:r>
          </w:p>
        </w:tc>
        <w:tc>
          <w:tcPr>
            <w:tcW w:w="973" w:type="dxa"/>
            <w:noWrap/>
            <w:hideMark/>
          </w:tcPr>
          <w:p w14:paraId="4F2A49B9" w14:textId="50D30760"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31.5</w:t>
            </w:r>
          </w:p>
        </w:tc>
        <w:tc>
          <w:tcPr>
            <w:tcW w:w="837" w:type="dxa"/>
            <w:noWrap/>
            <w:hideMark/>
          </w:tcPr>
          <w:p w14:paraId="245B260F" w14:textId="78B9B5B2"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Yes</w:t>
            </w:r>
          </w:p>
        </w:tc>
        <w:tc>
          <w:tcPr>
            <w:tcW w:w="920" w:type="dxa"/>
            <w:noWrap/>
            <w:hideMark/>
          </w:tcPr>
          <w:p w14:paraId="57CFDDD9" w14:textId="4828B681"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5C7EA3D9" w14:textId="4017E380"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745" w:type="dxa"/>
            <w:noWrap/>
            <w:hideMark/>
          </w:tcPr>
          <w:p w14:paraId="0160A9C2" w14:textId="061782E1"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745D167E" w14:textId="0281E6CB"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3234E79F" w14:textId="564B163B"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1</w:t>
            </w:r>
          </w:p>
        </w:tc>
        <w:tc>
          <w:tcPr>
            <w:tcW w:w="1046" w:type="dxa"/>
            <w:noWrap/>
            <w:hideMark/>
          </w:tcPr>
          <w:p w14:paraId="32A689EA" w14:textId="43B60A82"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6</w:t>
            </w:r>
          </w:p>
        </w:tc>
      </w:tr>
      <w:tr w:rsidR="006B114E" w:rsidRPr="00707F5A" w14:paraId="2B1FDC51"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0848FD39" w14:textId="4790FACA" w:rsidR="006B114E" w:rsidRPr="006B114E" w:rsidRDefault="006B114E" w:rsidP="006B114E">
            <w:pPr>
              <w:jc w:val="left"/>
              <w:rPr>
                <w:rFonts w:eastAsia="Times New Roman" w:cs="Calibri Light"/>
                <w:b w:val="0"/>
                <w:bCs w:val="0"/>
                <w:color w:val="000000"/>
                <w:kern w:val="0"/>
                <w:sz w:val="16"/>
                <w:szCs w:val="16"/>
                <w:lang w:eastAsia="en-GB"/>
                <w14:ligatures w14:val="none"/>
              </w:rPr>
            </w:pPr>
            <w:r>
              <w:rPr>
                <w:rFonts w:cs="Calibri Light"/>
                <w:b w:val="0"/>
                <w:bCs w:val="0"/>
                <w:color w:val="000000"/>
                <w:sz w:val="16"/>
                <w:szCs w:val="16"/>
              </w:rPr>
              <w:t>Tropics, lowland; semi-arid, no soil/terrain limitations</w:t>
            </w:r>
          </w:p>
        </w:tc>
        <w:tc>
          <w:tcPr>
            <w:tcW w:w="973" w:type="dxa"/>
            <w:noWrap/>
            <w:hideMark/>
          </w:tcPr>
          <w:p w14:paraId="73271EDD" w14:textId="1D72A3E5"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11</w:t>
            </w:r>
          </w:p>
        </w:tc>
        <w:tc>
          <w:tcPr>
            <w:tcW w:w="837" w:type="dxa"/>
            <w:noWrap/>
            <w:hideMark/>
          </w:tcPr>
          <w:p w14:paraId="3ED7F61A" w14:textId="543A4025"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Yes</w:t>
            </w:r>
          </w:p>
        </w:tc>
        <w:tc>
          <w:tcPr>
            <w:tcW w:w="920" w:type="dxa"/>
            <w:noWrap/>
            <w:hideMark/>
          </w:tcPr>
          <w:p w14:paraId="7E0919FC" w14:textId="11588EF5"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3E36D0E2" w14:textId="442C14D8"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745" w:type="dxa"/>
            <w:noWrap/>
            <w:hideMark/>
          </w:tcPr>
          <w:p w14:paraId="57F83D26" w14:textId="30AB380D"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1</w:t>
            </w:r>
          </w:p>
        </w:tc>
        <w:tc>
          <w:tcPr>
            <w:tcW w:w="1027" w:type="dxa"/>
            <w:noWrap/>
            <w:hideMark/>
          </w:tcPr>
          <w:p w14:paraId="694ECCD8" w14:textId="057AFD8E"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1</w:t>
            </w:r>
          </w:p>
        </w:tc>
        <w:tc>
          <w:tcPr>
            <w:tcW w:w="1046" w:type="dxa"/>
            <w:noWrap/>
            <w:hideMark/>
          </w:tcPr>
          <w:p w14:paraId="0F1565D8" w14:textId="5C4E4AA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42F0CE1C" w14:textId="1287AF0D"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r>
      <w:tr w:rsidR="006B114E" w:rsidRPr="00707F5A" w14:paraId="53598841" w14:textId="77777777" w:rsidTr="006B114E">
        <w:trPr>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0053E898" w14:textId="645EDB5D" w:rsidR="006B114E" w:rsidRPr="006B114E" w:rsidRDefault="006B114E" w:rsidP="006B114E">
            <w:pPr>
              <w:jc w:val="left"/>
              <w:rPr>
                <w:rFonts w:eastAsia="Times New Roman" w:cs="Calibri Light"/>
                <w:b w:val="0"/>
                <w:bCs w:val="0"/>
                <w:color w:val="000000"/>
                <w:kern w:val="0"/>
                <w:sz w:val="16"/>
                <w:szCs w:val="16"/>
                <w:lang w:eastAsia="en-GB"/>
                <w14:ligatures w14:val="none"/>
              </w:rPr>
            </w:pPr>
            <w:r>
              <w:rPr>
                <w:rFonts w:cs="Calibri Light"/>
                <w:b w:val="0"/>
                <w:bCs w:val="0"/>
                <w:color w:val="000000"/>
                <w:sz w:val="16"/>
                <w:szCs w:val="16"/>
              </w:rPr>
              <w:t>Tropics, lowland; humid, with soil/terrain limitations</w:t>
            </w:r>
          </w:p>
        </w:tc>
        <w:tc>
          <w:tcPr>
            <w:tcW w:w="973" w:type="dxa"/>
            <w:noWrap/>
            <w:hideMark/>
          </w:tcPr>
          <w:p w14:paraId="2E0EC88A" w14:textId="2B45E81F"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0.5</w:t>
            </w:r>
          </w:p>
        </w:tc>
        <w:tc>
          <w:tcPr>
            <w:tcW w:w="837" w:type="dxa"/>
            <w:noWrap/>
            <w:hideMark/>
          </w:tcPr>
          <w:p w14:paraId="08302E41" w14:textId="3771021E"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No</w:t>
            </w:r>
          </w:p>
        </w:tc>
        <w:tc>
          <w:tcPr>
            <w:tcW w:w="920" w:type="dxa"/>
            <w:noWrap/>
            <w:hideMark/>
          </w:tcPr>
          <w:p w14:paraId="3B6B267D" w14:textId="77A96F1B"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6</w:t>
            </w:r>
          </w:p>
        </w:tc>
        <w:tc>
          <w:tcPr>
            <w:tcW w:w="1027" w:type="dxa"/>
            <w:noWrap/>
            <w:hideMark/>
          </w:tcPr>
          <w:p w14:paraId="18B07011" w14:textId="51E56026"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146</w:t>
            </w:r>
          </w:p>
        </w:tc>
        <w:tc>
          <w:tcPr>
            <w:tcW w:w="745" w:type="dxa"/>
            <w:noWrap/>
            <w:hideMark/>
          </w:tcPr>
          <w:p w14:paraId="43C7E9CF" w14:textId="7895F26D"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6761756D" w14:textId="3E43D3BE"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20E2BE87" w14:textId="7B53A842"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35B3F20C" w14:textId="49C23D90"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r>
      <w:tr w:rsidR="006B114E" w:rsidRPr="00707F5A" w14:paraId="6844FE1A"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2CCD13E9" w14:textId="64B03924" w:rsidR="006B114E" w:rsidRPr="006B114E" w:rsidRDefault="006B114E" w:rsidP="006B114E">
            <w:pPr>
              <w:jc w:val="left"/>
              <w:rPr>
                <w:rFonts w:eastAsia="Times New Roman" w:cs="Calibri Light"/>
                <w:b w:val="0"/>
                <w:bCs w:val="0"/>
                <w:color w:val="000000"/>
                <w:kern w:val="0"/>
                <w:sz w:val="16"/>
                <w:szCs w:val="16"/>
                <w:lang w:eastAsia="en-GB"/>
                <w14:ligatures w14:val="none"/>
              </w:rPr>
            </w:pPr>
            <w:r>
              <w:rPr>
                <w:rFonts w:cs="Calibri Light"/>
                <w:b w:val="0"/>
                <w:bCs w:val="0"/>
                <w:color w:val="000000"/>
                <w:sz w:val="16"/>
                <w:szCs w:val="16"/>
              </w:rPr>
              <w:t>Tropics, highland; humid, with soil/terrain limitations</w:t>
            </w:r>
          </w:p>
        </w:tc>
        <w:tc>
          <w:tcPr>
            <w:tcW w:w="973" w:type="dxa"/>
            <w:noWrap/>
            <w:hideMark/>
          </w:tcPr>
          <w:p w14:paraId="52819381" w14:textId="5A5E778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0.3</w:t>
            </w:r>
          </w:p>
        </w:tc>
        <w:tc>
          <w:tcPr>
            <w:tcW w:w="837" w:type="dxa"/>
            <w:noWrap/>
            <w:hideMark/>
          </w:tcPr>
          <w:p w14:paraId="5004AF1A" w14:textId="5A737FCC"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No</w:t>
            </w:r>
          </w:p>
        </w:tc>
        <w:tc>
          <w:tcPr>
            <w:tcW w:w="920" w:type="dxa"/>
            <w:noWrap/>
            <w:hideMark/>
          </w:tcPr>
          <w:p w14:paraId="5EBE6038" w14:textId="79476F8C"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2</w:t>
            </w:r>
          </w:p>
        </w:tc>
        <w:tc>
          <w:tcPr>
            <w:tcW w:w="1027" w:type="dxa"/>
            <w:noWrap/>
            <w:hideMark/>
          </w:tcPr>
          <w:p w14:paraId="487E3423" w14:textId="4554345B"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17</w:t>
            </w:r>
          </w:p>
        </w:tc>
        <w:tc>
          <w:tcPr>
            <w:tcW w:w="745" w:type="dxa"/>
            <w:noWrap/>
            <w:hideMark/>
          </w:tcPr>
          <w:p w14:paraId="2CA2FCDB" w14:textId="49FEAEF9"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03CB24BF" w14:textId="61056941"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234D55EE" w14:textId="4F7E9FF1"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68E65B2F" w14:textId="47EA39AA"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r>
      <w:tr w:rsidR="006B114E" w:rsidRPr="00707F5A" w14:paraId="6513BDDD" w14:textId="77777777" w:rsidTr="006B114E">
        <w:trPr>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39D51818" w14:textId="10C8597E" w:rsidR="006B114E" w:rsidRPr="006B114E" w:rsidRDefault="006B114E" w:rsidP="006B114E">
            <w:pPr>
              <w:jc w:val="left"/>
              <w:rPr>
                <w:rFonts w:eastAsia="Times New Roman" w:cs="Calibri Light"/>
                <w:b w:val="0"/>
                <w:bCs w:val="0"/>
                <w:color w:val="000000"/>
                <w:kern w:val="0"/>
                <w:sz w:val="16"/>
                <w:szCs w:val="16"/>
                <w:lang w:eastAsia="en-GB"/>
                <w14:ligatures w14:val="none"/>
              </w:rPr>
            </w:pPr>
            <w:r>
              <w:rPr>
                <w:rFonts w:cs="Calibri Light"/>
                <w:b w:val="0"/>
                <w:bCs w:val="0"/>
                <w:color w:val="000000"/>
                <w:sz w:val="16"/>
                <w:szCs w:val="16"/>
              </w:rPr>
              <w:t>Land with severe soil/terrain limitations</w:t>
            </w:r>
          </w:p>
        </w:tc>
        <w:tc>
          <w:tcPr>
            <w:tcW w:w="973" w:type="dxa"/>
            <w:noWrap/>
            <w:hideMark/>
          </w:tcPr>
          <w:p w14:paraId="3F0A12BB" w14:textId="2479A1DF"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7</w:t>
            </w:r>
          </w:p>
        </w:tc>
        <w:tc>
          <w:tcPr>
            <w:tcW w:w="837" w:type="dxa"/>
            <w:noWrap/>
            <w:hideMark/>
          </w:tcPr>
          <w:p w14:paraId="007D6AC0" w14:textId="6462BD0B"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No</w:t>
            </w:r>
          </w:p>
        </w:tc>
        <w:tc>
          <w:tcPr>
            <w:tcW w:w="920" w:type="dxa"/>
            <w:noWrap/>
            <w:hideMark/>
          </w:tcPr>
          <w:p w14:paraId="667500EB" w14:textId="518B1DB4"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31B127EA" w14:textId="42F76D46"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745" w:type="dxa"/>
            <w:noWrap/>
            <w:hideMark/>
          </w:tcPr>
          <w:p w14:paraId="74551A90" w14:textId="7BA99F34"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7FE90F5A" w14:textId="77A22AE2"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2AFEF871" w14:textId="69FB699A"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128DCD90" w14:textId="76FA130F"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r>
      <w:tr w:rsidR="006B114E" w:rsidRPr="00707F5A" w14:paraId="6520F656"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4167BC19" w14:textId="6869FD6F" w:rsidR="006B114E" w:rsidRPr="006B114E" w:rsidRDefault="006B114E" w:rsidP="006B114E">
            <w:pPr>
              <w:jc w:val="left"/>
              <w:rPr>
                <w:rFonts w:eastAsia="Times New Roman" w:cs="Calibri Light"/>
                <w:b w:val="0"/>
                <w:bCs w:val="0"/>
                <w:color w:val="000000"/>
                <w:kern w:val="0"/>
                <w:sz w:val="16"/>
                <w:szCs w:val="16"/>
                <w:lang w:eastAsia="en-GB"/>
                <w14:ligatures w14:val="none"/>
              </w:rPr>
            </w:pPr>
            <w:r>
              <w:rPr>
                <w:rFonts w:cs="Calibri Light"/>
                <w:b w:val="0"/>
                <w:bCs w:val="0"/>
                <w:color w:val="000000"/>
                <w:sz w:val="16"/>
                <w:szCs w:val="16"/>
              </w:rPr>
              <w:t>Dominantly hydromorphic soils</w:t>
            </w:r>
          </w:p>
        </w:tc>
        <w:tc>
          <w:tcPr>
            <w:tcW w:w="973" w:type="dxa"/>
            <w:noWrap/>
            <w:hideMark/>
          </w:tcPr>
          <w:p w14:paraId="43A7EBBD" w14:textId="54E0FA88"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7</w:t>
            </w:r>
          </w:p>
        </w:tc>
        <w:tc>
          <w:tcPr>
            <w:tcW w:w="837" w:type="dxa"/>
            <w:noWrap/>
            <w:hideMark/>
          </w:tcPr>
          <w:p w14:paraId="1C0B97A4" w14:textId="276903D6"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No</w:t>
            </w:r>
          </w:p>
        </w:tc>
        <w:tc>
          <w:tcPr>
            <w:tcW w:w="920" w:type="dxa"/>
            <w:noWrap/>
            <w:hideMark/>
          </w:tcPr>
          <w:p w14:paraId="03C52A3A" w14:textId="5A37A8DA"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3DF196A9" w14:textId="03FBD953"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745" w:type="dxa"/>
            <w:noWrap/>
            <w:hideMark/>
          </w:tcPr>
          <w:p w14:paraId="782DB5F2" w14:textId="246575EE"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0CA9FBFB" w14:textId="74013C29"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7034716C" w14:textId="0A14E5DA"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26F020A4" w14:textId="6817564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r>
      <w:tr w:rsidR="006B114E" w:rsidRPr="00707F5A" w14:paraId="123D45C7" w14:textId="77777777" w:rsidTr="006B114E">
        <w:trPr>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3C973B60" w14:textId="0F597886" w:rsidR="006B114E" w:rsidRPr="006B114E" w:rsidRDefault="006B114E" w:rsidP="006B114E">
            <w:pPr>
              <w:jc w:val="left"/>
              <w:rPr>
                <w:rFonts w:eastAsia="Times New Roman" w:cs="Calibri Light"/>
                <w:b w:val="0"/>
                <w:bCs w:val="0"/>
                <w:color w:val="000000"/>
                <w:kern w:val="0"/>
                <w:sz w:val="16"/>
                <w:szCs w:val="16"/>
                <w:lang w:eastAsia="en-GB"/>
                <w14:ligatures w14:val="none"/>
              </w:rPr>
            </w:pPr>
            <w:r>
              <w:rPr>
                <w:rFonts w:cs="Calibri Light"/>
                <w:b w:val="0"/>
                <w:bCs w:val="0"/>
                <w:color w:val="000000"/>
                <w:sz w:val="16"/>
                <w:szCs w:val="16"/>
              </w:rPr>
              <w:t>Tropics, lowland; sub-humid, with soil/terrain limitations</w:t>
            </w:r>
          </w:p>
        </w:tc>
        <w:tc>
          <w:tcPr>
            <w:tcW w:w="973" w:type="dxa"/>
            <w:noWrap/>
            <w:hideMark/>
          </w:tcPr>
          <w:p w14:paraId="10CDAE91" w14:textId="798ACD48"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2.6</w:t>
            </w:r>
          </w:p>
        </w:tc>
        <w:tc>
          <w:tcPr>
            <w:tcW w:w="837" w:type="dxa"/>
            <w:noWrap/>
            <w:hideMark/>
          </w:tcPr>
          <w:p w14:paraId="3DAE983D" w14:textId="54F7F334"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No</w:t>
            </w:r>
          </w:p>
        </w:tc>
        <w:tc>
          <w:tcPr>
            <w:tcW w:w="920" w:type="dxa"/>
            <w:noWrap/>
            <w:hideMark/>
          </w:tcPr>
          <w:p w14:paraId="6E133266" w14:textId="144054AB"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718175E0" w14:textId="3B12A14B"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745" w:type="dxa"/>
            <w:noWrap/>
            <w:hideMark/>
          </w:tcPr>
          <w:p w14:paraId="0E941846" w14:textId="493087BA"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6273FFAF" w14:textId="064B5708"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1724B6A4" w14:textId="7669B865"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767F71CA" w14:textId="6D8109A1"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r>
      <w:tr w:rsidR="006B114E" w:rsidRPr="00707F5A" w14:paraId="0422A356"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53AA8C47" w14:textId="6BA753AB" w:rsidR="006B114E" w:rsidRPr="006B114E" w:rsidRDefault="006B114E" w:rsidP="006B114E">
            <w:pPr>
              <w:jc w:val="left"/>
              <w:rPr>
                <w:rFonts w:eastAsia="Times New Roman" w:cs="Calibri Light"/>
                <w:b w:val="0"/>
                <w:bCs w:val="0"/>
                <w:color w:val="000000"/>
                <w:kern w:val="0"/>
                <w:sz w:val="16"/>
                <w:szCs w:val="16"/>
                <w:lang w:eastAsia="en-GB"/>
                <w14:ligatures w14:val="none"/>
              </w:rPr>
            </w:pPr>
            <w:r>
              <w:rPr>
                <w:rFonts w:cs="Calibri Light"/>
                <w:b w:val="0"/>
                <w:bCs w:val="0"/>
                <w:color w:val="000000"/>
                <w:sz w:val="16"/>
                <w:szCs w:val="16"/>
              </w:rPr>
              <w:t>Dominantly water</w:t>
            </w:r>
          </w:p>
        </w:tc>
        <w:tc>
          <w:tcPr>
            <w:tcW w:w="973" w:type="dxa"/>
            <w:noWrap/>
            <w:hideMark/>
          </w:tcPr>
          <w:p w14:paraId="50D46758" w14:textId="2DC54148"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1.3</w:t>
            </w:r>
          </w:p>
        </w:tc>
        <w:tc>
          <w:tcPr>
            <w:tcW w:w="837" w:type="dxa"/>
            <w:noWrap/>
            <w:hideMark/>
          </w:tcPr>
          <w:p w14:paraId="7F8D75DA" w14:textId="00579C2C"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No</w:t>
            </w:r>
          </w:p>
        </w:tc>
        <w:tc>
          <w:tcPr>
            <w:tcW w:w="920" w:type="dxa"/>
            <w:noWrap/>
            <w:hideMark/>
          </w:tcPr>
          <w:p w14:paraId="70EF390F" w14:textId="25971746"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246CE0DF" w14:textId="210C7EC5"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745" w:type="dxa"/>
            <w:noWrap/>
            <w:hideMark/>
          </w:tcPr>
          <w:p w14:paraId="7FFB9E8E" w14:textId="6B907C1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72FE9BBA" w14:textId="00423C89"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2CA92F60" w14:textId="41970050"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718B32A4" w14:textId="1D2EB59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r>
      <w:tr w:rsidR="006B114E" w:rsidRPr="00707F5A" w14:paraId="69B1D7A6" w14:textId="77777777" w:rsidTr="006B114E">
        <w:trPr>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3FE0C121" w14:textId="27383E18" w:rsidR="006B114E" w:rsidRPr="006B114E" w:rsidRDefault="006B114E" w:rsidP="006B114E">
            <w:pPr>
              <w:jc w:val="left"/>
              <w:rPr>
                <w:rFonts w:eastAsia="Times New Roman" w:cs="Calibri Light"/>
                <w:b w:val="0"/>
                <w:bCs w:val="0"/>
                <w:color w:val="000000"/>
                <w:kern w:val="0"/>
                <w:sz w:val="16"/>
                <w:szCs w:val="16"/>
                <w:lang w:eastAsia="en-GB"/>
                <w14:ligatures w14:val="none"/>
              </w:rPr>
            </w:pPr>
            <w:r>
              <w:rPr>
                <w:rFonts w:cs="Calibri Light"/>
                <w:b w:val="0"/>
                <w:bCs w:val="0"/>
                <w:color w:val="000000"/>
                <w:sz w:val="16"/>
                <w:szCs w:val="16"/>
              </w:rPr>
              <w:t>Dominantly very steep terrain</w:t>
            </w:r>
          </w:p>
        </w:tc>
        <w:tc>
          <w:tcPr>
            <w:tcW w:w="973" w:type="dxa"/>
            <w:noWrap/>
            <w:hideMark/>
          </w:tcPr>
          <w:p w14:paraId="2C5DF33E" w14:textId="710259A2"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0.8</w:t>
            </w:r>
          </w:p>
        </w:tc>
        <w:tc>
          <w:tcPr>
            <w:tcW w:w="837" w:type="dxa"/>
            <w:noWrap/>
            <w:hideMark/>
          </w:tcPr>
          <w:p w14:paraId="2B496CB6" w14:textId="59526937"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No</w:t>
            </w:r>
          </w:p>
        </w:tc>
        <w:tc>
          <w:tcPr>
            <w:tcW w:w="920" w:type="dxa"/>
            <w:noWrap/>
            <w:hideMark/>
          </w:tcPr>
          <w:p w14:paraId="3ADC5E21" w14:textId="644543C8"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3313F3ED" w14:textId="2F6AB688"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745" w:type="dxa"/>
            <w:noWrap/>
            <w:hideMark/>
          </w:tcPr>
          <w:p w14:paraId="1F81A012" w14:textId="32B8500F"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4AE68544" w14:textId="41AC5D97"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08935A6C" w14:textId="70EB00E6"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1800971C" w14:textId="2EAC1E31"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r>
      <w:tr w:rsidR="006B114E" w:rsidRPr="00707F5A" w14:paraId="7F8C9DCE"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66AAEA45" w14:textId="061424E9" w:rsidR="006B114E" w:rsidRPr="006B114E" w:rsidRDefault="006B114E" w:rsidP="006B114E">
            <w:pPr>
              <w:jc w:val="left"/>
              <w:rPr>
                <w:rFonts w:eastAsia="Times New Roman" w:cs="Calibri Light"/>
                <w:b w:val="0"/>
                <w:bCs w:val="0"/>
                <w:color w:val="000000"/>
                <w:kern w:val="0"/>
                <w:sz w:val="16"/>
                <w:szCs w:val="16"/>
                <w:lang w:eastAsia="en-GB"/>
                <w14:ligatures w14:val="none"/>
              </w:rPr>
            </w:pPr>
            <w:r>
              <w:rPr>
                <w:rFonts w:cs="Calibri Light"/>
                <w:b w:val="0"/>
                <w:bCs w:val="0"/>
                <w:color w:val="000000"/>
                <w:sz w:val="16"/>
                <w:szCs w:val="16"/>
              </w:rPr>
              <w:t>Tropics, lowland; sub-humid, no soil/terrain limitations</w:t>
            </w:r>
          </w:p>
        </w:tc>
        <w:tc>
          <w:tcPr>
            <w:tcW w:w="973" w:type="dxa"/>
            <w:noWrap/>
            <w:hideMark/>
          </w:tcPr>
          <w:p w14:paraId="45EA59A5" w14:textId="0B5336AA"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0.5</w:t>
            </w:r>
          </w:p>
        </w:tc>
        <w:tc>
          <w:tcPr>
            <w:tcW w:w="837" w:type="dxa"/>
            <w:noWrap/>
            <w:hideMark/>
          </w:tcPr>
          <w:p w14:paraId="4A7DDD17" w14:textId="40094C24"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No</w:t>
            </w:r>
          </w:p>
        </w:tc>
        <w:tc>
          <w:tcPr>
            <w:tcW w:w="920" w:type="dxa"/>
            <w:noWrap/>
            <w:hideMark/>
          </w:tcPr>
          <w:p w14:paraId="5997A680" w14:textId="7EBDB76B"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29DB72F7" w14:textId="5FE4DFF1"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745" w:type="dxa"/>
            <w:noWrap/>
            <w:hideMark/>
          </w:tcPr>
          <w:p w14:paraId="62D627DF" w14:textId="664CEFD5"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4CC4946A" w14:textId="12AA68E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2C7E90C2" w14:textId="10CEDEE4"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0E842BAF" w14:textId="000C0300"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r>
      <w:tr w:rsidR="006B114E" w:rsidRPr="00707F5A" w14:paraId="6BD75F6B" w14:textId="77777777" w:rsidTr="006B114E">
        <w:trPr>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508EE1BE" w14:textId="7718AECD" w:rsidR="006B114E" w:rsidRPr="006B114E" w:rsidRDefault="006B114E" w:rsidP="006B114E">
            <w:pPr>
              <w:jc w:val="left"/>
              <w:rPr>
                <w:rFonts w:eastAsia="Times New Roman" w:cs="Calibri Light"/>
                <w:b w:val="0"/>
                <w:bCs w:val="0"/>
                <w:color w:val="000000"/>
                <w:kern w:val="0"/>
                <w:sz w:val="16"/>
                <w:szCs w:val="16"/>
                <w:lang w:eastAsia="en-GB"/>
                <w14:ligatures w14:val="none"/>
              </w:rPr>
            </w:pPr>
            <w:r>
              <w:rPr>
                <w:rFonts w:cs="Calibri Light"/>
                <w:b w:val="0"/>
                <w:bCs w:val="0"/>
                <w:color w:val="000000"/>
                <w:sz w:val="16"/>
                <w:szCs w:val="16"/>
              </w:rPr>
              <w:t>Tropics, lowland; humid, no soil/terrain limitations</w:t>
            </w:r>
          </w:p>
        </w:tc>
        <w:tc>
          <w:tcPr>
            <w:tcW w:w="973" w:type="dxa"/>
            <w:noWrap/>
            <w:hideMark/>
          </w:tcPr>
          <w:p w14:paraId="1477243F" w14:textId="00A89D35"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0.1</w:t>
            </w:r>
          </w:p>
        </w:tc>
        <w:tc>
          <w:tcPr>
            <w:tcW w:w="837" w:type="dxa"/>
            <w:noWrap/>
            <w:hideMark/>
          </w:tcPr>
          <w:p w14:paraId="39B63FC8" w14:textId="24BA1734"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No</w:t>
            </w:r>
          </w:p>
        </w:tc>
        <w:tc>
          <w:tcPr>
            <w:tcW w:w="920" w:type="dxa"/>
            <w:noWrap/>
            <w:hideMark/>
          </w:tcPr>
          <w:p w14:paraId="1FB9ACA8" w14:textId="62BE8A1F"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31216A12" w14:textId="37CFB9EC"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745" w:type="dxa"/>
            <w:noWrap/>
            <w:hideMark/>
          </w:tcPr>
          <w:p w14:paraId="69EF017D" w14:textId="5678AC5A"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27" w:type="dxa"/>
            <w:noWrap/>
            <w:hideMark/>
          </w:tcPr>
          <w:p w14:paraId="11190728" w14:textId="2E0ECDFA"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08344ED8" w14:textId="796B61EF"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c>
          <w:tcPr>
            <w:tcW w:w="1046" w:type="dxa"/>
            <w:noWrap/>
            <w:hideMark/>
          </w:tcPr>
          <w:p w14:paraId="59C1689E" w14:textId="3240DC62"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cs="Calibri Light"/>
                <w:color w:val="000000"/>
                <w:sz w:val="16"/>
                <w:szCs w:val="16"/>
              </w:rPr>
              <w:t>0</w:t>
            </w:r>
          </w:p>
        </w:tc>
      </w:tr>
      <w:tr w:rsidR="006B114E" w:rsidRPr="00707F5A" w14:paraId="637176A6"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40748CE6" w14:textId="02C244C6" w:rsidR="006B114E" w:rsidRPr="006B114E" w:rsidRDefault="006B114E" w:rsidP="006B114E">
            <w:pPr>
              <w:jc w:val="left"/>
              <w:rPr>
                <w:rFonts w:eastAsia="Times New Roman" w:cs="Calibri Light"/>
                <w:color w:val="000000"/>
                <w:kern w:val="0"/>
                <w:sz w:val="16"/>
                <w:szCs w:val="16"/>
                <w:lang w:eastAsia="en-GB"/>
                <w14:ligatures w14:val="none"/>
              </w:rPr>
            </w:pPr>
            <w:r>
              <w:rPr>
                <w:rFonts w:cs="Calibri Light"/>
                <w:color w:val="000000"/>
                <w:sz w:val="16"/>
                <w:szCs w:val="16"/>
              </w:rPr>
              <w:t>Total</w:t>
            </w:r>
          </w:p>
        </w:tc>
        <w:tc>
          <w:tcPr>
            <w:tcW w:w="973" w:type="dxa"/>
            <w:noWrap/>
            <w:hideMark/>
          </w:tcPr>
          <w:p w14:paraId="524E254D" w14:textId="16EBC7BC"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cs="Calibri Light"/>
                <w:b/>
                <w:bCs/>
                <w:color w:val="000000"/>
                <w:sz w:val="16"/>
                <w:szCs w:val="16"/>
              </w:rPr>
              <w:t>100</w:t>
            </w:r>
          </w:p>
        </w:tc>
        <w:tc>
          <w:tcPr>
            <w:tcW w:w="837" w:type="dxa"/>
            <w:noWrap/>
            <w:hideMark/>
          </w:tcPr>
          <w:p w14:paraId="1AF9DB55" w14:textId="7777777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p>
        </w:tc>
        <w:tc>
          <w:tcPr>
            <w:tcW w:w="920" w:type="dxa"/>
            <w:noWrap/>
            <w:hideMark/>
          </w:tcPr>
          <w:p w14:paraId="7E6015FB" w14:textId="142D7F59"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cs="Calibri Light"/>
                <w:b/>
                <w:bCs/>
                <w:color w:val="000000"/>
                <w:sz w:val="16"/>
                <w:szCs w:val="16"/>
              </w:rPr>
              <w:t>12</w:t>
            </w:r>
          </w:p>
        </w:tc>
        <w:tc>
          <w:tcPr>
            <w:tcW w:w="1027" w:type="dxa"/>
            <w:noWrap/>
            <w:hideMark/>
          </w:tcPr>
          <w:p w14:paraId="473830AD" w14:textId="7F2561DF"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cs="Calibri Light"/>
                <w:b/>
                <w:bCs/>
                <w:color w:val="000000"/>
                <w:sz w:val="16"/>
                <w:szCs w:val="16"/>
              </w:rPr>
              <w:t>283</w:t>
            </w:r>
          </w:p>
        </w:tc>
        <w:tc>
          <w:tcPr>
            <w:tcW w:w="745" w:type="dxa"/>
            <w:noWrap/>
            <w:hideMark/>
          </w:tcPr>
          <w:p w14:paraId="51B0254D" w14:textId="279F7C33"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cs="Calibri Light"/>
                <w:b/>
                <w:bCs/>
                <w:color w:val="000000"/>
                <w:sz w:val="16"/>
                <w:szCs w:val="16"/>
              </w:rPr>
              <w:t>1</w:t>
            </w:r>
          </w:p>
        </w:tc>
        <w:tc>
          <w:tcPr>
            <w:tcW w:w="1027" w:type="dxa"/>
            <w:noWrap/>
            <w:hideMark/>
          </w:tcPr>
          <w:p w14:paraId="6D93ED9C" w14:textId="57EE8D62"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cs="Calibri Light"/>
                <w:b/>
                <w:bCs/>
                <w:color w:val="000000"/>
                <w:sz w:val="16"/>
                <w:szCs w:val="16"/>
              </w:rPr>
              <w:t>1</w:t>
            </w:r>
          </w:p>
        </w:tc>
        <w:tc>
          <w:tcPr>
            <w:tcW w:w="1046" w:type="dxa"/>
            <w:noWrap/>
            <w:hideMark/>
          </w:tcPr>
          <w:p w14:paraId="5F0F766D" w14:textId="68E537AC"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cs="Calibri Light"/>
                <w:b/>
                <w:bCs/>
                <w:color w:val="000000"/>
                <w:sz w:val="16"/>
                <w:szCs w:val="16"/>
              </w:rPr>
              <w:t>1</w:t>
            </w:r>
          </w:p>
        </w:tc>
        <w:tc>
          <w:tcPr>
            <w:tcW w:w="1046" w:type="dxa"/>
            <w:noWrap/>
            <w:hideMark/>
          </w:tcPr>
          <w:p w14:paraId="6F3F1E11" w14:textId="578216A0"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cs="Calibri Light"/>
                <w:b/>
                <w:bCs/>
                <w:color w:val="000000"/>
                <w:sz w:val="16"/>
                <w:szCs w:val="16"/>
              </w:rPr>
              <w:t>6</w:t>
            </w:r>
          </w:p>
        </w:tc>
      </w:tr>
    </w:tbl>
    <w:p w14:paraId="3E7C811A" w14:textId="0C5B5BBD" w:rsidR="00450EE5" w:rsidRPr="00C01E0A" w:rsidRDefault="00450EE5">
      <w:pPr>
        <w:jc w:val="left"/>
      </w:pPr>
      <w:r>
        <w:br w:type="page"/>
      </w:r>
    </w:p>
    <w:p w14:paraId="1B70577E" w14:textId="3FA7F151" w:rsidR="00201978" w:rsidRPr="00C01E0A" w:rsidRDefault="00201978" w:rsidP="00201978">
      <w:pPr>
        <w:pStyle w:val="Tables"/>
      </w:pPr>
      <w:r>
        <w:lastRenderedPageBreak/>
        <w:t>FIGURE 2B.S1. Number of studies used in the analysis of Scenario 2B in Kenya, by year of publication.</w:t>
      </w:r>
    </w:p>
    <w:p w14:paraId="7DA8613B" w14:textId="12A602FC" w:rsidR="001E7719" w:rsidRDefault="0087663E" w:rsidP="00347FF6">
      <w:pPr>
        <w:pStyle w:val="image"/>
      </w:pPr>
      <w:r>
        <w:drawing>
          <wp:inline distT="0" distB="0" distL="0" distR="0" wp14:anchorId="52C196D6" wp14:editId="1FBA6A9B">
            <wp:extent cx="6804000" cy="2701360"/>
            <wp:effectExtent l="0" t="0" r="0" b="3810"/>
            <wp:docPr id="1372045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04000" cy="2701360"/>
                    </a:xfrm>
                    <a:prstGeom prst="rect">
                      <a:avLst/>
                    </a:prstGeom>
                    <a:noFill/>
                    <a:ln>
                      <a:noFill/>
                    </a:ln>
                  </pic:spPr>
                </pic:pic>
              </a:graphicData>
            </a:graphic>
          </wp:inline>
        </w:drawing>
      </w:r>
    </w:p>
    <w:p w14:paraId="43CA8626" w14:textId="0E736586" w:rsidR="00347FF6" w:rsidRPr="00C01E0A" w:rsidRDefault="00347FF6" w:rsidP="00347FF6">
      <w:pPr>
        <w:pStyle w:val="Notes1"/>
        <w:rPr>
          <w:b/>
          <w:iCs w:val="0"/>
        </w:rPr>
      </w:pPr>
      <w:r>
        <w:rPr>
          <w:b/>
          <w:bCs/>
        </w:rPr>
        <w:t>NOTES:</w:t>
      </w:r>
      <w:r>
        <w:t xml:space="preserve"> The figure includes each study used in the analysis of Scenario 2B, counted once in the year it was published, including the studies located within the high-priority areas and those added from the same main agroecological zones elsewhere in Kenya and Tanzania. A study that reports several sites, seasons or comparisons is counted as one study. The year of publication is not the year the experiment was carried out, which can be several years earlier. </w:t>
      </w:r>
      <w:r>
        <w:rPr>
          <w:b/>
          <w:bCs/>
        </w:rPr>
        <w:t>SOURCE:</w:t>
      </w:r>
      <w:r>
        <w:t xml:space="preserve"> Agroecology Evidence Hub.</w:t>
      </w:r>
      <w:r>
        <w:br w:type="page"/>
      </w:r>
    </w:p>
    <w:p w14:paraId="4415D514" w14:textId="029FE2B6" w:rsidR="00347FF6" w:rsidRPr="00832040" w:rsidRDefault="00347FF6" w:rsidP="00347FF6">
      <w:pPr>
        <w:pStyle w:val="Tables"/>
        <w:rPr>
          <w:b w:val="0"/>
        </w:rPr>
      </w:pPr>
      <w:r>
        <w:lastRenderedPageBreak/>
        <w:t>FIGURE 2B.S2. Number of comparisons and studies by a) food group, b) agroecological or regenerative agricultural (AE/RA) practice, and c) dimension of farm performance used in the analysis of Scenario 2B in Kenya.</w:t>
      </w:r>
    </w:p>
    <w:p w14:paraId="40EF9F99" w14:textId="370D74CB" w:rsidR="00347FF6" w:rsidRDefault="00465681" w:rsidP="00465681">
      <w:pPr>
        <w:pStyle w:val="image"/>
      </w:pPr>
      <w:r>
        <w:drawing>
          <wp:inline distT="0" distB="0" distL="0" distR="0" wp14:anchorId="7C7D13AE" wp14:editId="6BA06581">
            <wp:extent cx="6859905" cy="1948180"/>
            <wp:effectExtent l="0" t="0" r="0" b="0"/>
            <wp:docPr id="306494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859905" cy="1948180"/>
                    </a:xfrm>
                    <a:prstGeom prst="rect">
                      <a:avLst/>
                    </a:prstGeom>
                    <a:noFill/>
                    <a:ln>
                      <a:noFill/>
                    </a:ln>
                  </pic:spPr>
                </pic:pic>
              </a:graphicData>
            </a:graphic>
          </wp:inline>
        </w:drawing>
      </w:r>
    </w:p>
    <w:p w14:paraId="5BAF567D" w14:textId="06BD30C4" w:rsidR="00B91F0E" w:rsidRPr="00C01E0A" w:rsidRDefault="00B91F0E" w:rsidP="00B91F0E">
      <w:pPr>
        <w:pStyle w:val="Notes1"/>
        <w:rPr>
          <w:rFonts w:eastAsiaTheme="minorHAnsi"/>
        </w:rPr>
      </w:pPr>
      <w:r>
        <w:t xml:space="preserve">NOTES: Each bar shows the number of comparisons, with the number of studies in parentheses. Bars are ordered by the number of comparisons. One study can contribute to several bars, so the number of studies in the bars adds up to more than the total number of studies. The same applies to comparisons that test more than one practice, which are counted under each practice. Food groups refer to the crop measured, or to the crops of the system when the outcome is measured at system level. The figure includes all comparisons used in the analysis of Scenario 2B, located within the high-priority areas or added from the same main agroecological zones elsewhere in Kenya and Tanzania, whatever the strength of evidence. </w:t>
      </w:r>
      <w:r>
        <w:rPr>
          <w:b/>
          <w:bCs/>
        </w:rPr>
        <w:t>SOURCE:</w:t>
      </w:r>
      <w:r>
        <w:t xml:space="preserve"> Agroecology Evidence Hub.</w:t>
      </w:r>
      <w:r>
        <w:br w:type="page"/>
      </w:r>
    </w:p>
    <w:p w14:paraId="6B572D17" w14:textId="15C08E8A" w:rsidR="00230DC6" w:rsidRPr="00F64F00" w:rsidRDefault="005D5A9B" w:rsidP="00230DC6">
      <w:pPr>
        <w:pStyle w:val="Tables"/>
        <w:rPr>
          <w:b w:val="0"/>
          <w:bCs/>
        </w:rPr>
      </w:pPr>
      <w:r>
        <w:lastRenderedPageBreak/>
        <w:t xml:space="preserve">TABLE 2B.S3. Effects of residue incorporation compared with residue removal on a) cereal productivity, and b) soil health in cereal systems in the high-priority areas of Scenario 2B in Kenya. </w:t>
      </w:r>
      <w:r>
        <w:rPr>
          <w:b w:val="0"/>
          <w:bCs/>
        </w:rPr>
        <w:t>Positive, neutral and negative comparisons are those in which residue incorporation improved, did not change or worsened the outcome compared with fields where residues were removed. Productivity results are shown by measured crop, and soil health results by main crop, in all cases with the companion species, the type of residue incorporated and the outcome measured. A missing companion species indicates a sole crop.</w:t>
      </w:r>
    </w:p>
    <w:tbl>
      <w:tblPr>
        <w:tblStyle w:val="ListTable3-Accent1"/>
        <w:tblW w:w="10767" w:type="dxa"/>
        <w:tblLook w:val="04A0" w:firstRow="1" w:lastRow="0" w:firstColumn="1" w:lastColumn="0" w:noHBand="0" w:noVBand="1"/>
      </w:tblPr>
      <w:tblGrid>
        <w:gridCol w:w="859"/>
        <w:gridCol w:w="965"/>
        <w:gridCol w:w="1976"/>
        <w:gridCol w:w="968"/>
        <w:gridCol w:w="679"/>
        <w:gridCol w:w="1041"/>
        <w:gridCol w:w="1034"/>
        <w:gridCol w:w="1024"/>
        <w:gridCol w:w="1077"/>
        <w:gridCol w:w="1144"/>
      </w:tblGrid>
      <w:tr w:rsidR="00D311F4" w:rsidRPr="00D311F4" w14:paraId="72ED1CB8" w14:textId="77777777" w:rsidTr="00F64F00">
        <w:trPr>
          <w:cnfStyle w:val="100000000000" w:firstRow="1" w:lastRow="0" w:firstColumn="0" w:lastColumn="0" w:oddVBand="0" w:evenVBand="0" w:oddHBand="0" w:evenHBand="0" w:firstRowFirstColumn="0" w:firstRowLastColumn="0" w:lastRowFirstColumn="0" w:lastRowLastColumn="0"/>
          <w:trHeight w:val="335"/>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31004894" w14:textId="77777777" w:rsidR="00D311F4" w:rsidRPr="00D311F4" w:rsidRDefault="00D311F4" w:rsidP="00D311F4">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a) Cereal productivity, by measured crop, companion species, type of residue incorporated, and outcome measured.</w:t>
            </w:r>
          </w:p>
        </w:tc>
      </w:tr>
      <w:tr w:rsidR="00D311F4" w:rsidRPr="00D311F4" w14:paraId="12D4CA36"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D73BF93" w14:textId="77777777" w:rsidR="00D311F4" w:rsidRPr="00D311F4" w:rsidRDefault="00D311F4" w:rsidP="00D311F4">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975" w:type="dxa"/>
            <w:noWrap/>
            <w:hideMark/>
          </w:tcPr>
          <w:p w14:paraId="2C892047"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2000" w:type="dxa"/>
            <w:noWrap/>
            <w:hideMark/>
          </w:tcPr>
          <w:p w14:paraId="23A80E46"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Residues type</w:t>
            </w:r>
          </w:p>
        </w:tc>
        <w:tc>
          <w:tcPr>
            <w:tcW w:w="978" w:type="dxa"/>
            <w:noWrap/>
            <w:hideMark/>
          </w:tcPr>
          <w:p w14:paraId="01385C0A"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659" w:type="dxa"/>
            <w:noWrap/>
            <w:hideMark/>
          </w:tcPr>
          <w:p w14:paraId="6A2F9F7B"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005" w:type="dxa"/>
            <w:noWrap/>
            <w:hideMark/>
          </w:tcPr>
          <w:p w14:paraId="40062633"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045" w:type="dxa"/>
            <w:noWrap/>
            <w:hideMark/>
          </w:tcPr>
          <w:p w14:paraId="46F442C7"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028" w:type="dxa"/>
            <w:noWrap/>
            <w:hideMark/>
          </w:tcPr>
          <w:p w14:paraId="23B29460"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89" w:type="dxa"/>
            <w:noWrap/>
            <w:hideMark/>
          </w:tcPr>
          <w:p w14:paraId="14F2F6AD"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157" w:type="dxa"/>
            <w:noWrap/>
            <w:hideMark/>
          </w:tcPr>
          <w:p w14:paraId="47EE0F7B"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D311F4" w:rsidRPr="00D311F4" w14:paraId="2EA91F16"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85E3C02" w14:textId="77777777" w:rsidR="00D311F4" w:rsidRPr="00D311F4" w:rsidRDefault="00D311F4" w:rsidP="00D311F4">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975" w:type="dxa"/>
            <w:noWrap/>
            <w:hideMark/>
          </w:tcPr>
          <w:p w14:paraId="2230C9A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44B4FCF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(N fixing)</w:t>
            </w:r>
          </w:p>
        </w:tc>
        <w:tc>
          <w:tcPr>
            <w:tcW w:w="978" w:type="dxa"/>
            <w:noWrap/>
            <w:hideMark/>
          </w:tcPr>
          <w:p w14:paraId="6E59356B"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9" w:type="dxa"/>
            <w:noWrap/>
            <w:hideMark/>
          </w:tcPr>
          <w:p w14:paraId="6F6331B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05" w:type="dxa"/>
            <w:noWrap/>
            <w:hideMark/>
          </w:tcPr>
          <w:p w14:paraId="4B7756C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45" w:type="dxa"/>
            <w:noWrap/>
            <w:hideMark/>
          </w:tcPr>
          <w:p w14:paraId="3C480E25"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8" w:type="dxa"/>
            <w:noWrap/>
            <w:hideMark/>
          </w:tcPr>
          <w:p w14:paraId="335367B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9" w:type="dxa"/>
            <w:noWrap/>
            <w:hideMark/>
          </w:tcPr>
          <w:p w14:paraId="21BF0C9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7" w:type="dxa"/>
            <w:noWrap/>
            <w:hideMark/>
          </w:tcPr>
          <w:p w14:paraId="39528AF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D311F4" w:rsidRPr="00D311F4" w14:paraId="0E01D20E"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291A592C" w14:textId="77777777" w:rsidR="00D311F4" w:rsidRPr="00D311F4" w:rsidRDefault="00D311F4" w:rsidP="00D311F4">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975" w:type="dxa"/>
            <w:noWrap/>
            <w:hideMark/>
          </w:tcPr>
          <w:p w14:paraId="72DBC014"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7364A9F6" w14:textId="573204D1"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978" w:type="dxa"/>
            <w:noWrap/>
            <w:hideMark/>
          </w:tcPr>
          <w:p w14:paraId="77D93561"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9" w:type="dxa"/>
            <w:noWrap/>
            <w:hideMark/>
          </w:tcPr>
          <w:p w14:paraId="62E1C38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05" w:type="dxa"/>
            <w:noWrap/>
            <w:hideMark/>
          </w:tcPr>
          <w:p w14:paraId="0A17AEB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17</w:t>
            </w:r>
          </w:p>
        </w:tc>
        <w:tc>
          <w:tcPr>
            <w:tcW w:w="1045" w:type="dxa"/>
            <w:noWrap/>
            <w:hideMark/>
          </w:tcPr>
          <w:p w14:paraId="4995BE8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028" w:type="dxa"/>
            <w:noWrap/>
            <w:hideMark/>
          </w:tcPr>
          <w:p w14:paraId="10BB0F0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9" w:type="dxa"/>
            <w:noWrap/>
            <w:hideMark/>
          </w:tcPr>
          <w:p w14:paraId="733CF634"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w:t>
            </w:r>
          </w:p>
        </w:tc>
        <w:tc>
          <w:tcPr>
            <w:tcW w:w="1157" w:type="dxa"/>
            <w:noWrap/>
            <w:hideMark/>
          </w:tcPr>
          <w:p w14:paraId="04BE2799"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59</w:t>
            </w:r>
          </w:p>
        </w:tc>
      </w:tr>
      <w:tr w:rsidR="00D311F4" w:rsidRPr="00D311F4" w14:paraId="76BC87CA"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76E422C6" w14:textId="77777777" w:rsidR="00D311F4" w:rsidRPr="00D311F4" w:rsidRDefault="00D311F4" w:rsidP="00D311F4">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975" w:type="dxa"/>
            <w:noWrap/>
            <w:hideMark/>
          </w:tcPr>
          <w:p w14:paraId="2916EEE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6FD80030"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 fixing)</w:t>
            </w:r>
          </w:p>
        </w:tc>
        <w:tc>
          <w:tcPr>
            <w:tcW w:w="978" w:type="dxa"/>
            <w:noWrap/>
            <w:hideMark/>
          </w:tcPr>
          <w:p w14:paraId="4C8C1D55"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59" w:type="dxa"/>
            <w:noWrap/>
            <w:hideMark/>
          </w:tcPr>
          <w:p w14:paraId="364E354C"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05" w:type="dxa"/>
            <w:noWrap/>
            <w:hideMark/>
          </w:tcPr>
          <w:p w14:paraId="715F8244"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32</w:t>
            </w:r>
          </w:p>
        </w:tc>
        <w:tc>
          <w:tcPr>
            <w:tcW w:w="1045" w:type="dxa"/>
            <w:noWrap/>
            <w:hideMark/>
          </w:tcPr>
          <w:p w14:paraId="78156CD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21</w:t>
            </w:r>
          </w:p>
        </w:tc>
        <w:tc>
          <w:tcPr>
            <w:tcW w:w="1028" w:type="dxa"/>
            <w:noWrap/>
            <w:hideMark/>
          </w:tcPr>
          <w:p w14:paraId="68FDD4A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89" w:type="dxa"/>
            <w:noWrap/>
            <w:hideMark/>
          </w:tcPr>
          <w:p w14:paraId="6CD4662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w:t>
            </w:r>
          </w:p>
        </w:tc>
        <w:tc>
          <w:tcPr>
            <w:tcW w:w="1157" w:type="dxa"/>
            <w:noWrap/>
            <w:hideMark/>
          </w:tcPr>
          <w:p w14:paraId="2B5F012B"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66</w:t>
            </w:r>
          </w:p>
        </w:tc>
      </w:tr>
      <w:tr w:rsidR="00D311F4" w:rsidRPr="00D311F4" w14:paraId="06719759"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39B240ED" w14:textId="77777777" w:rsidR="00D311F4" w:rsidRPr="009D59B7" w:rsidRDefault="00D311F4" w:rsidP="00D311F4">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b) Soil health in cereal systems, by main crop, companion species, type of residue incorporated, and outcome measured.</w:t>
            </w:r>
          </w:p>
        </w:tc>
      </w:tr>
      <w:tr w:rsidR="00D311F4" w:rsidRPr="00D311F4" w14:paraId="477C42DC"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4EC7DD3D" w14:textId="77777777" w:rsidR="00D311F4" w:rsidRPr="00D311F4" w:rsidRDefault="00D311F4" w:rsidP="00D311F4">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Main crop</w:t>
            </w:r>
          </w:p>
        </w:tc>
        <w:tc>
          <w:tcPr>
            <w:tcW w:w="975" w:type="dxa"/>
            <w:noWrap/>
            <w:hideMark/>
          </w:tcPr>
          <w:p w14:paraId="647F57EE"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2000" w:type="dxa"/>
            <w:noWrap/>
            <w:hideMark/>
          </w:tcPr>
          <w:p w14:paraId="045D3F73"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Residues type</w:t>
            </w:r>
          </w:p>
        </w:tc>
        <w:tc>
          <w:tcPr>
            <w:tcW w:w="978" w:type="dxa"/>
            <w:noWrap/>
            <w:hideMark/>
          </w:tcPr>
          <w:p w14:paraId="0857C72B"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659" w:type="dxa"/>
            <w:noWrap/>
            <w:hideMark/>
          </w:tcPr>
          <w:p w14:paraId="2A806C6D"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005" w:type="dxa"/>
            <w:noWrap/>
            <w:hideMark/>
          </w:tcPr>
          <w:p w14:paraId="1BCC6718"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045" w:type="dxa"/>
            <w:noWrap/>
            <w:hideMark/>
          </w:tcPr>
          <w:p w14:paraId="0B9BC0DD"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028" w:type="dxa"/>
            <w:noWrap/>
            <w:hideMark/>
          </w:tcPr>
          <w:p w14:paraId="71429A26"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89" w:type="dxa"/>
            <w:noWrap/>
            <w:hideMark/>
          </w:tcPr>
          <w:p w14:paraId="2320A907"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157" w:type="dxa"/>
            <w:noWrap/>
            <w:hideMark/>
          </w:tcPr>
          <w:p w14:paraId="370149E2"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D311F4" w:rsidRPr="00D311F4" w14:paraId="57184D3F"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51DD103"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975" w:type="dxa"/>
            <w:noWrap/>
            <w:hideMark/>
          </w:tcPr>
          <w:p w14:paraId="63E80075"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5666745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(N fixing)</w:t>
            </w:r>
          </w:p>
        </w:tc>
        <w:tc>
          <w:tcPr>
            <w:tcW w:w="978" w:type="dxa"/>
            <w:noWrap/>
            <w:hideMark/>
          </w:tcPr>
          <w:p w14:paraId="33897C9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659" w:type="dxa"/>
            <w:noWrap/>
            <w:hideMark/>
          </w:tcPr>
          <w:p w14:paraId="3C7E01B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05" w:type="dxa"/>
            <w:noWrap/>
            <w:hideMark/>
          </w:tcPr>
          <w:p w14:paraId="491517F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45" w:type="dxa"/>
            <w:noWrap/>
            <w:hideMark/>
          </w:tcPr>
          <w:p w14:paraId="4945E91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8" w:type="dxa"/>
            <w:noWrap/>
            <w:hideMark/>
          </w:tcPr>
          <w:p w14:paraId="1A0C5A06"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9" w:type="dxa"/>
            <w:noWrap/>
            <w:hideMark/>
          </w:tcPr>
          <w:p w14:paraId="66E647E8"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7" w:type="dxa"/>
            <w:noWrap/>
            <w:hideMark/>
          </w:tcPr>
          <w:p w14:paraId="2B61842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D311F4" w:rsidRPr="00D311F4" w14:paraId="597430F7"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5A584BBE"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975" w:type="dxa"/>
            <w:noWrap/>
            <w:hideMark/>
          </w:tcPr>
          <w:p w14:paraId="085E9A6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30564E37"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Residue Incorporation (N fixing)</w:t>
            </w:r>
          </w:p>
        </w:tc>
        <w:tc>
          <w:tcPr>
            <w:tcW w:w="978" w:type="dxa"/>
            <w:noWrap/>
            <w:hideMark/>
          </w:tcPr>
          <w:p w14:paraId="7A0363ED"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659" w:type="dxa"/>
            <w:noWrap/>
            <w:hideMark/>
          </w:tcPr>
          <w:p w14:paraId="6F1D740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05" w:type="dxa"/>
            <w:noWrap/>
            <w:hideMark/>
          </w:tcPr>
          <w:p w14:paraId="57F9375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45" w:type="dxa"/>
            <w:noWrap/>
            <w:hideMark/>
          </w:tcPr>
          <w:p w14:paraId="0ECCD5C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8" w:type="dxa"/>
            <w:noWrap/>
            <w:hideMark/>
          </w:tcPr>
          <w:p w14:paraId="63311C1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9" w:type="dxa"/>
            <w:noWrap/>
            <w:hideMark/>
          </w:tcPr>
          <w:p w14:paraId="6E0F6310"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7" w:type="dxa"/>
            <w:noWrap/>
            <w:hideMark/>
          </w:tcPr>
          <w:p w14:paraId="5F584C4E"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D311F4" w:rsidRPr="00D311F4" w14:paraId="7FA29C8A"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59874B65"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975" w:type="dxa"/>
            <w:noWrap/>
            <w:hideMark/>
          </w:tcPr>
          <w:p w14:paraId="36644F76"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41493FAD" w14:textId="1EFC436C"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978" w:type="dxa"/>
            <w:noWrap/>
            <w:hideMark/>
          </w:tcPr>
          <w:p w14:paraId="321CB99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Moisture</w:t>
            </w:r>
          </w:p>
        </w:tc>
        <w:tc>
          <w:tcPr>
            <w:tcW w:w="659" w:type="dxa"/>
            <w:noWrap/>
            <w:hideMark/>
          </w:tcPr>
          <w:p w14:paraId="1307FB3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05" w:type="dxa"/>
            <w:noWrap/>
            <w:hideMark/>
          </w:tcPr>
          <w:p w14:paraId="343C68E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45" w:type="dxa"/>
            <w:noWrap/>
            <w:hideMark/>
          </w:tcPr>
          <w:p w14:paraId="0C90770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8" w:type="dxa"/>
            <w:noWrap/>
            <w:hideMark/>
          </w:tcPr>
          <w:p w14:paraId="1D33019D"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9" w:type="dxa"/>
            <w:noWrap/>
            <w:hideMark/>
          </w:tcPr>
          <w:p w14:paraId="48D1B51B"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7" w:type="dxa"/>
            <w:noWrap/>
            <w:hideMark/>
          </w:tcPr>
          <w:p w14:paraId="301DBB2E"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D311F4" w:rsidRPr="00D311F4" w14:paraId="7F74812E"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1C5C4941"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975" w:type="dxa"/>
            <w:noWrap/>
            <w:hideMark/>
          </w:tcPr>
          <w:p w14:paraId="1B73047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267F8933" w14:textId="03D9B6A9"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978" w:type="dxa"/>
            <w:noWrap/>
            <w:hideMark/>
          </w:tcPr>
          <w:p w14:paraId="05BF2AF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NH4</w:t>
            </w:r>
          </w:p>
        </w:tc>
        <w:tc>
          <w:tcPr>
            <w:tcW w:w="659" w:type="dxa"/>
            <w:noWrap/>
            <w:hideMark/>
          </w:tcPr>
          <w:p w14:paraId="11DF28FC"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05" w:type="dxa"/>
            <w:noWrap/>
            <w:hideMark/>
          </w:tcPr>
          <w:p w14:paraId="3933FF53"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45" w:type="dxa"/>
            <w:noWrap/>
            <w:hideMark/>
          </w:tcPr>
          <w:p w14:paraId="1AD6DA5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8" w:type="dxa"/>
            <w:noWrap/>
            <w:hideMark/>
          </w:tcPr>
          <w:p w14:paraId="3F82DE2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9" w:type="dxa"/>
            <w:noWrap/>
            <w:hideMark/>
          </w:tcPr>
          <w:p w14:paraId="1A91278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157" w:type="dxa"/>
            <w:noWrap/>
            <w:hideMark/>
          </w:tcPr>
          <w:p w14:paraId="4DA64A1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25</w:t>
            </w:r>
          </w:p>
        </w:tc>
      </w:tr>
      <w:tr w:rsidR="00D311F4" w:rsidRPr="00D311F4" w14:paraId="5F25317A"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338CD073"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975" w:type="dxa"/>
            <w:noWrap/>
            <w:hideMark/>
          </w:tcPr>
          <w:p w14:paraId="3C25A6A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0B77AE43" w14:textId="50FB3BC6"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978" w:type="dxa"/>
            <w:noWrap/>
            <w:hideMark/>
          </w:tcPr>
          <w:p w14:paraId="0965066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NO3</w:t>
            </w:r>
          </w:p>
        </w:tc>
        <w:tc>
          <w:tcPr>
            <w:tcW w:w="659" w:type="dxa"/>
            <w:noWrap/>
            <w:hideMark/>
          </w:tcPr>
          <w:p w14:paraId="03B34A8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05" w:type="dxa"/>
            <w:noWrap/>
            <w:hideMark/>
          </w:tcPr>
          <w:p w14:paraId="103EDDD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45" w:type="dxa"/>
            <w:noWrap/>
            <w:hideMark/>
          </w:tcPr>
          <w:p w14:paraId="56D1F8F8"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8" w:type="dxa"/>
            <w:noWrap/>
            <w:hideMark/>
          </w:tcPr>
          <w:p w14:paraId="504916D6"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9" w:type="dxa"/>
            <w:noWrap/>
            <w:hideMark/>
          </w:tcPr>
          <w:p w14:paraId="1EFDFA4B"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7" w:type="dxa"/>
            <w:noWrap/>
            <w:hideMark/>
          </w:tcPr>
          <w:p w14:paraId="1077CDF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D311F4" w:rsidRPr="00D311F4" w14:paraId="7CFEF046"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30E810BA"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975" w:type="dxa"/>
            <w:noWrap/>
            <w:hideMark/>
          </w:tcPr>
          <w:p w14:paraId="51D68FA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2F50E815" w14:textId="26D48055"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978" w:type="dxa"/>
            <w:noWrap/>
            <w:hideMark/>
          </w:tcPr>
          <w:p w14:paraId="4DE44A3D"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659" w:type="dxa"/>
            <w:noWrap/>
            <w:hideMark/>
          </w:tcPr>
          <w:p w14:paraId="4A00F37B"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05" w:type="dxa"/>
            <w:noWrap/>
            <w:hideMark/>
          </w:tcPr>
          <w:p w14:paraId="2189900D"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45" w:type="dxa"/>
            <w:noWrap/>
            <w:hideMark/>
          </w:tcPr>
          <w:p w14:paraId="3567F87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8" w:type="dxa"/>
            <w:noWrap/>
            <w:hideMark/>
          </w:tcPr>
          <w:p w14:paraId="70B3105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9" w:type="dxa"/>
            <w:noWrap/>
            <w:hideMark/>
          </w:tcPr>
          <w:p w14:paraId="2085EAA4"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7" w:type="dxa"/>
            <w:noWrap/>
            <w:hideMark/>
          </w:tcPr>
          <w:p w14:paraId="4C8748C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D311F4" w:rsidRPr="00D311F4" w14:paraId="1B7578EE"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5B54974D"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975" w:type="dxa"/>
            <w:noWrap/>
            <w:hideMark/>
          </w:tcPr>
          <w:p w14:paraId="573D582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676B1785" w14:textId="5FC04900"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Pr>
                <w:rFonts w:eastAsia="Times New Roman" w:cs="Calibri Light"/>
                <w:color w:val="000000"/>
                <w:kern w:val="0"/>
                <w:sz w:val="16"/>
                <w:szCs w:val="16"/>
                <w:lang w:val="fr-FR" w:eastAsia="en-GB"/>
                <w14:ligatures w14:val="none"/>
              </w:rPr>
              <w:t>Crop Residue Incorporation (Non-N fixing)</w:t>
            </w:r>
          </w:p>
        </w:tc>
        <w:tc>
          <w:tcPr>
            <w:tcW w:w="978" w:type="dxa"/>
            <w:noWrap/>
            <w:hideMark/>
          </w:tcPr>
          <w:p w14:paraId="12723D3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659" w:type="dxa"/>
            <w:noWrap/>
            <w:hideMark/>
          </w:tcPr>
          <w:p w14:paraId="43A3DA3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05" w:type="dxa"/>
            <w:noWrap/>
            <w:hideMark/>
          </w:tcPr>
          <w:p w14:paraId="7FF6A13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w:t>
            </w:r>
          </w:p>
        </w:tc>
        <w:tc>
          <w:tcPr>
            <w:tcW w:w="1045" w:type="dxa"/>
            <w:noWrap/>
            <w:hideMark/>
          </w:tcPr>
          <w:p w14:paraId="339431F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28" w:type="dxa"/>
            <w:noWrap/>
            <w:hideMark/>
          </w:tcPr>
          <w:p w14:paraId="574CDEC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89" w:type="dxa"/>
            <w:noWrap/>
            <w:hideMark/>
          </w:tcPr>
          <w:p w14:paraId="3B0AD47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7" w:type="dxa"/>
            <w:noWrap/>
            <w:hideMark/>
          </w:tcPr>
          <w:p w14:paraId="29862CE8"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40</w:t>
            </w:r>
          </w:p>
        </w:tc>
      </w:tr>
      <w:tr w:rsidR="00D311F4" w:rsidRPr="00D311F4" w14:paraId="7A1C8392"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4AD023B"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975" w:type="dxa"/>
            <w:noWrap/>
            <w:hideMark/>
          </w:tcPr>
          <w:p w14:paraId="7C3B34A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065FAC62" w14:textId="6C42E41B"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(Non-N fixing)</w:t>
            </w:r>
          </w:p>
        </w:tc>
        <w:tc>
          <w:tcPr>
            <w:tcW w:w="978" w:type="dxa"/>
            <w:noWrap/>
            <w:hideMark/>
          </w:tcPr>
          <w:p w14:paraId="1F64EA9E"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Moisture</w:t>
            </w:r>
          </w:p>
        </w:tc>
        <w:tc>
          <w:tcPr>
            <w:tcW w:w="659" w:type="dxa"/>
            <w:noWrap/>
            <w:hideMark/>
          </w:tcPr>
          <w:p w14:paraId="7D898005"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05" w:type="dxa"/>
            <w:noWrap/>
            <w:hideMark/>
          </w:tcPr>
          <w:p w14:paraId="1F012ABE"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045" w:type="dxa"/>
            <w:noWrap/>
            <w:hideMark/>
          </w:tcPr>
          <w:p w14:paraId="0AD1764C"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8" w:type="dxa"/>
            <w:noWrap/>
            <w:hideMark/>
          </w:tcPr>
          <w:p w14:paraId="20B3E8B9"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9" w:type="dxa"/>
            <w:noWrap/>
            <w:hideMark/>
          </w:tcPr>
          <w:p w14:paraId="30F3D40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157" w:type="dxa"/>
            <w:noWrap/>
            <w:hideMark/>
          </w:tcPr>
          <w:p w14:paraId="1518F93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D311F4" w:rsidRPr="00D311F4" w14:paraId="3444C586"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32F06FC7"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975" w:type="dxa"/>
            <w:noWrap/>
            <w:hideMark/>
          </w:tcPr>
          <w:p w14:paraId="4CFCE2F5"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1C9BBDA7" w14:textId="76C31809"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(Non-N fixing)</w:t>
            </w:r>
          </w:p>
        </w:tc>
        <w:tc>
          <w:tcPr>
            <w:tcW w:w="978" w:type="dxa"/>
            <w:noWrap/>
            <w:hideMark/>
          </w:tcPr>
          <w:p w14:paraId="1DC771AF"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NH4</w:t>
            </w:r>
          </w:p>
        </w:tc>
        <w:tc>
          <w:tcPr>
            <w:tcW w:w="659" w:type="dxa"/>
            <w:noWrap/>
            <w:hideMark/>
          </w:tcPr>
          <w:p w14:paraId="0760FB0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05" w:type="dxa"/>
            <w:noWrap/>
            <w:hideMark/>
          </w:tcPr>
          <w:p w14:paraId="2E8AF4B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045" w:type="dxa"/>
            <w:noWrap/>
            <w:hideMark/>
          </w:tcPr>
          <w:p w14:paraId="23DADAA9"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028" w:type="dxa"/>
            <w:noWrap/>
            <w:hideMark/>
          </w:tcPr>
          <w:p w14:paraId="1E03587E"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89" w:type="dxa"/>
            <w:noWrap/>
            <w:hideMark/>
          </w:tcPr>
          <w:p w14:paraId="01669E1D"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7" w:type="dxa"/>
            <w:noWrap/>
            <w:hideMark/>
          </w:tcPr>
          <w:p w14:paraId="58CC64D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D311F4" w:rsidRPr="00D311F4" w14:paraId="77411A5C"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4D5A86F0"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975" w:type="dxa"/>
            <w:noWrap/>
            <w:hideMark/>
          </w:tcPr>
          <w:p w14:paraId="24F77630"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447DD07A" w14:textId="3EAAF523"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(Non-N fixing)</w:t>
            </w:r>
          </w:p>
        </w:tc>
        <w:tc>
          <w:tcPr>
            <w:tcW w:w="978" w:type="dxa"/>
            <w:noWrap/>
            <w:hideMark/>
          </w:tcPr>
          <w:p w14:paraId="29B3A54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NO3</w:t>
            </w:r>
          </w:p>
        </w:tc>
        <w:tc>
          <w:tcPr>
            <w:tcW w:w="659" w:type="dxa"/>
            <w:noWrap/>
            <w:hideMark/>
          </w:tcPr>
          <w:p w14:paraId="6BD836CF"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05" w:type="dxa"/>
            <w:noWrap/>
            <w:hideMark/>
          </w:tcPr>
          <w:p w14:paraId="60BB8EDF"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045" w:type="dxa"/>
            <w:noWrap/>
            <w:hideMark/>
          </w:tcPr>
          <w:p w14:paraId="1664DB9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028" w:type="dxa"/>
            <w:noWrap/>
            <w:hideMark/>
          </w:tcPr>
          <w:p w14:paraId="36496D93"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89" w:type="dxa"/>
            <w:noWrap/>
            <w:hideMark/>
          </w:tcPr>
          <w:p w14:paraId="39FD76F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7" w:type="dxa"/>
            <w:noWrap/>
            <w:hideMark/>
          </w:tcPr>
          <w:p w14:paraId="4BC8F3E3"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D311F4" w:rsidRPr="00D311F4" w14:paraId="13D518AD"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179D45E4"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975" w:type="dxa"/>
            <w:noWrap/>
            <w:hideMark/>
          </w:tcPr>
          <w:p w14:paraId="078F0915"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000" w:type="dxa"/>
            <w:noWrap/>
            <w:hideMark/>
          </w:tcPr>
          <w:p w14:paraId="155C2886" w14:textId="767DE93B"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Tree Prunings Incorporated (Non-N fixing)</w:t>
            </w:r>
          </w:p>
        </w:tc>
        <w:tc>
          <w:tcPr>
            <w:tcW w:w="978" w:type="dxa"/>
            <w:noWrap/>
            <w:hideMark/>
          </w:tcPr>
          <w:p w14:paraId="0B8B518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659" w:type="dxa"/>
            <w:noWrap/>
            <w:hideMark/>
          </w:tcPr>
          <w:p w14:paraId="7AC29DDF"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05" w:type="dxa"/>
            <w:noWrap/>
            <w:hideMark/>
          </w:tcPr>
          <w:p w14:paraId="172F7651"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045" w:type="dxa"/>
            <w:noWrap/>
            <w:hideMark/>
          </w:tcPr>
          <w:p w14:paraId="12DAB01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w:t>
            </w:r>
          </w:p>
        </w:tc>
        <w:tc>
          <w:tcPr>
            <w:tcW w:w="1028" w:type="dxa"/>
            <w:noWrap/>
            <w:hideMark/>
          </w:tcPr>
          <w:p w14:paraId="6AA2DBDD"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3</w:t>
            </w:r>
          </w:p>
        </w:tc>
        <w:tc>
          <w:tcPr>
            <w:tcW w:w="1089" w:type="dxa"/>
            <w:noWrap/>
            <w:hideMark/>
          </w:tcPr>
          <w:p w14:paraId="04D9A83F"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7" w:type="dxa"/>
            <w:noWrap/>
            <w:hideMark/>
          </w:tcPr>
          <w:p w14:paraId="2D182F2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62</w:t>
            </w:r>
          </w:p>
        </w:tc>
      </w:tr>
    </w:tbl>
    <w:p w14:paraId="5A6C3372" w14:textId="77777777" w:rsidR="00875882" w:rsidRDefault="00875882">
      <w:pPr>
        <w:jc w:val="left"/>
        <w:rPr>
          <w:rFonts w:eastAsiaTheme="majorEastAsia" w:cstheme="majorBidi"/>
          <w:b/>
          <w:iCs/>
        </w:rPr>
      </w:pPr>
      <w:r>
        <w:rPr>
          <w:rFonts w:eastAsiaTheme="majorEastAsia" w:cstheme="majorBidi"/>
          <w:b/>
          <w:iCs/>
        </w:rPr>
        <w:br w:type="page"/>
      </w:r>
    </w:p>
    <w:p w14:paraId="408F2CBF" w14:textId="3A819BAB" w:rsidR="00D311F4" w:rsidRPr="00613114" w:rsidRDefault="00875882" w:rsidP="00513769">
      <w:pPr>
        <w:pStyle w:val="Tables"/>
        <w:rPr>
          <w:b w:val="0"/>
          <w:bCs/>
        </w:rPr>
      </w:pPr>
      <w:r>
        <w:lastRenderedPageBreak/>
        <w:t xml:space="preserve">TABLE 2B.S4. Effects of organic mulch compared with no mulch on a) cereal productivity, and b) soil health in cereal systems in the high-priority areas of Scenario 2B in Kenya. </w:t>
      </w:r>
      <w:r>
        <w:rPr>
          <w:b w:val="0"/>
          <w:bCs/>
        </w:rPr>
        <w:t>Positive, neutral and negative comparisons are those in which organic mulch improved, did not change or worsened the outcome compared with fields without mulch. Productivity results are shown by measured crop, and soil health results by main crop, in all cases with the companion species, the type of organic mulch and the outcome measured. Mulch (Other Materials) refers to sawdust, and a missing companion species indicates a sole crop.</w:t>
      </w:r>
    </w:p>
    <w:tbl>
      <w:tblPr>
        <w:tblStyle w:val="ListTable3-Accent1"/>
        <w:tblW w:w="10508" w:type="dxa"/>
        <w:tblLook w:val="04A0" w:firstRow="1" w:lastRow="0" w:firstColumn="1" w:lastColumn="0" w:noHBand="0" w:noVBand="1"/>
      </w:tblPr>
      <w:tblGrid>
        <w:gridCol w:w="857"/>
        <w:gridCol w:w="1054"/>
        <w:gridCol w:w="1419"/>
        <w:gridCol w:w="1056"/>
        <w:gridCol w:w="676"/>
        <w:gridCol w:w="1036"/>
        <w:gridCol w:w="1129"/>
        <w:gridCol w:w="1111"/>
        <w:gridCol w:w="1177"/>
        <w:gridCol w:w="1252"/>
      </w:tblGrid>
      <w:tr w:rsidR="00E531AD" w:rsidRPr="00E531AD" w14:paraId="2A53DB69" w14:textId="77777777" w:rsidTr="00E531AD">
        <w:trPr>
          <w:cnfStyle w:val="100000000000" w:firstRow="1" w:lastRow="0" w:firstColumn="0" w:lastColumn="0" w:oddVBand="0" w:evenVBand="0" w:oddHBand="0" w:evenHBand="0" w:firstRowFirstColumn="0" w:firstRowLastColumn="0" w:lastRowFirstColumn="0" w:lastRowLastColumn="0"/>
          <w:trHeight w:val="422"/>
        </w:trPr>
        <w:tc>
          <w:tcPr>
            <w:cnfStyle w:val="001000000100" w:firstRow="0" w:lastRow="0" w:firstColumn="1" w:lastColumn="0" w:oddVBand="0" w:evenVBand="0" w:oddHBand="0" w:evenHBand="0" w:firstRowFirstColumn="1" w:firstRowLastColumn="0" w:lastRowFirstColumn="0" w:lastRowLastColumn="0"/>
            <w:tcW w:w="10508" w:type="dxa"/>
            <w:gridSpan w:val="10"/>
            <w:noWrap/>
            <w:hideMark/>
          </w:tcPr>
          <w:p w14:paraId="18C72144" w14:textId="77777777" w:rsidR="00E531AD" w:rsidRPr="00E531AD" w:rsidRDefault="00E531AD" w:rsidP="00E531AD">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a) Cereal productivity, by measured crop, companion species, type of organic mulch, and outcome measured.</w:t>
            </w:r>
          </w:p>
        </w:tc>
      </w:tr>
      <w:tr w:rsidR="00E531AD" w:rsidRPr="00E531AD" w14:paraId="3D6B60AD"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6E151D57" w14:textId="77777777" w:rsidR="00E531AD" w:rsidRPr="00E531AD" w:rsidRDefault="00E531AD" w:rsidP="00E531AD">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1070" w:type="dxa"/>
            <w:noWrap/>
            <w:hideMark/>
          </w:tcPr>
          <w:p w14:paraId="3B137669"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442" w:type="dxa"/>
            <w:noWrap/>
            <w:hideMark/>
          </w:tcPr>
          <w:p w14:paraId="74B271E2"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Organic mulch</w:t>
            </w:r>
          </w:p>
        </w:tc>
        <w:tc>
          <w:tcPr>
            <w:tcW w:w="1072" w:type="dxa"/>
            <w:noWrap/>
            <w:hideMark/>
          </w:tcPr>
          <w:p w14:paraId="7CC7DFD6"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528" w:type="dxa"/>
            <w:noWrap/>
            <w:hideMark/>
          </w:tcPr>
          <w:p w14:paraId="1AE314F2"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841" w:type="dxa"/>
            <w:noWrap/>
            <w:hideMark/>
          </w:tcPr>
          <w:p w14:paraId="14A759AA"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147" w:type="dxa"/>
            <w:noWrap/>
            <w:hideMark/>
          </w:tcPr>
          <w:p w14:paraId="732788C0"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128" w:type="dxa"/>
            <w:noWrap/>
            <w:hideMark/>
          </w:tcPr>
          <w:p w14:paraId="4EB61E38"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196" w:type="dxa"/>
            <w:noWrap/>
            <w:hideMark/>
          </w:tcPr>
          <w:p w14:paraId="3BB2168C"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272" w:type="dxa"/>
            <w:noWrap/>
            <w:hideMark/>
          </w:tcPr>
          <w:p w14:paraId="3A17C849"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E531AD" w:rsidRPr="00E531AD" w14:paraId="53B8CE79"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5B68A39D"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70" w:type="dxa"/>
            <w:noWrap/>
            <w:hideMark/>
          </w:tcPr>
          <w:p w14:paraId="5859A4E9"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442" w:type="dxa"/>
            <w:noWrap/>
            <w:hideMark/>
          </w:tcPr>
          <w:p w14:paraId="0218678C"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(Other Materials)</w:t>
            </w:r>
          </w:p>
        </w:tc>
        <w:tc>
          <w:tcPr>
            <w:tcW w:w="1072" w:type="dxa"/>
            <w:noWrap/>
            <w:hideMark/>
          </w:tcPr>
          <w:p w14:paraId="7D4924B9"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528" w:type="dxa"/>
            <w:noWrap/>
            <w:hideMark/>
          </w:tcPr>
          <w:p w14:paraId="7A12B641"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841" w:type="dxa"/>
            <w:noWrap/>
            <w:hideMark/>
          </w:tcPr>
          <w:p w14:paraId="3AE6E5DB"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16</w:t>
            </w:r>
          </w:p>
        </w:tc>
        <w:tc>
          <w:tcPr>
            <w:tcW w:w="1147" w:type="dxa"/>
            <w:noWrap/>
            <w:hideMark/>
          </w:tcPr>
          <w:p w14:paraId="470CE158"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128" w:type="dxa"/>
            <w:noWrap/>
            <w:hideMark/>
          </w:tcPr>
          <w:p w14:paraId="542DBE31"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6" w:type="dxa"/>
            <w:noWrap/>
            <w:hideMark/>
          </w:tcPr>
          <w:p w14:paraId="79E633BE"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1272" w:type="dxa"/>
            <w:noWrap/>
            <w:hideMark/>
          </w:tcPr>
          <w:p w14:paraId="0F5BE6FA"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50</w:t>
            </w:r>
          </w:p>
        </w:tc>
      </w:tr>
      <w:tr w:rsidR="00E531AD" w:rsidRPr="00E531AD" w14:paraId="7A63935F"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73D5E6FF"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70" w:type="dxa"/>
            <w:noWrap/>
            <w:hideMark/>
          </w:tcPr>
          <w:p w14:paraId="700BCC2E"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442" w:type="dxa"/>
            <w:noWrap/>
            <w:hideMark/>
          </w:tcPr>
          <w:p w14:paraId="0FA4F12E"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72" w:type="dxa"/>
            <w:noWrap/>
            <w:hideMark/>
          </w:tcPr>
          <w:p w14:paraId="45C53DEA"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528" w:type="dxa"/>
            <w:noWrap/>
            <w:hideMark/>
          </w:tcPr>
          <w:p w14:paraId="3AE5096F"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841" w:type="dxa"/>
            <w:noWrap/>
            <w:hideMark/>
          </w:tcPr>
          <w:p w14:paraId="7FA7AF7A"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147" w:type="dxa"/>
            <w:noWrap/>
            <w:hideMark/>
          </w:tcPr>
          <w:p w14:paraId="5F03D873"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4</w:t>
            </w:r>
          </w:p>
        </w:tc>
        <w:tc>
          <w:tcPr>
            <w:tcW w:w="1128" w:type="dxa"/>
            <w:noWrap/>
            <w:hideMark/>
          </w:tcPr>
          <w:p w14:paraId="31939ACE"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6" w:type="dxa"/>
            <w:noWrap/>
            <w:hideMark/>
          </w:tcPr>
          <w:p w14:paraId="06A6A150"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272" w:type="dxa"/>
            <w:noWrap/>
            <w:hideMark/>
          </w:tcPr>
          <w:p w14:paraId="418730AF"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E531AD" w:rsidRPr="00E531AD" w14:paraId="35F258D0"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59198FA2"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70" w:type="dxa"/>
            <w:noWrap/>
            <w:hideMark/>
          </w:tcPr>
          <w:p w14:paraId="44A817E3"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442" w:type="dxa"/>
            <w:noWrap/>
            <w:hideMark/>
          </w:tcPr>
          <w:p w14:paraId="7FA937BA" w14:textId="6D4143CF"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Herb (Non-N fixing)</w:t>
            </w:r>
          </w:p>
        </w:tc>
        <w:tc>
          <w:tcPr>
            <w:tcW w:w="1072" w:type="dxa"/>
            <w:noWrap/>
            <w:hideMark/>
          </w:tcPr>
          <w:p w14:paraId="19CBD9BA"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528" w:type="dxa"/>
            <w:noWrap/>
            <w:hideMark/>
          </w:tcPr>
          <w:p w14:paraId="3C6C717D"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841" w:type="dxa"/>
            <w:noWrap/>
            <w:hideMark/>
          </w:tcPr>
          <w:p w14:paraId="274A95BD"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24</w:t>
            </w:r>
          </w:p>
        </w:tc>
        <w:tc>
          <w:tcPr>
            <w:tcW w:w="1147" w:type="dxa"/>
            <w:noWrap/>
            <w:hideMark/>
          </w:tcPr>
          <w:p w14:paraId="735F3884"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18</w:t>
            </w:r>
          </w:p>
        </w:tc>
        <w:tc>
          <w:tcPr>
            <w:tcW w:w="1128" w:type="dxa"/>
            <w:noWrap/>
            <w:hideMark/>
          </w:tcPr>
          <w:p w14:paraId="27081D63"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6" w:type="dxa"/>
            <w:noWrap/>
            <w:hideMark/>
          </w:tcPr>
          <w:p w14:paraId="7D5C1522"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272" w:type="dxa"/>
            <w:noWrap/>
            <w:hideMark/>
          </w:tcPr>
          <w:p w14:paraId="50A3C611"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75</w:t>
            </w:r>
          </w:p>
        </w:tc>
      </w:tr>
      <w:tr w:rsidR="00E531AD" w:rsidRPr="00E531AD" w14:paraId="6DB5F104"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0508" w:type="dxa"/>
            <w:gridSpan w:val="10"/>
            <w:shd w:val="clear" w:color="auto" w:fill="156082" w:themeFill="accent1"/>
            <w:noWrap/>
            <w:hideMark/>
          </w:tcPr>
          <w:p w14:paraId="2D45E6D9" w14:textId="77777777" w:rsidR="00E531AD" w:rsidRPr="00E531AD" w:rsidRDefault="00E531AD" w:rsidP="00E531AD">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b) Soil health in cereal systems, by main crop, companion species, type of organic mulch, and outcome measured.</w:t>
            </w:r>
          </w:p>
        </w:tc>
      </w:tr>
      <w:tr w:rsidR="00E531AD" w:rsidRPr="00E531AD" w14:paraId="7543A19F"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77EC0CA7" w14:textId="77777777" w:rsidR="00E531AD" w:rsidRPr="00E531AD" w:rsidRDefault="00E531AD" w:rsidP="00E531AD">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Main crop</w:t>
            </w:r>
          </w:p>
        </w:tc>
        <w:tc>
          <w:tcPr>
            <w:tcW w:w="1070" w:type="dxa"/>
            <w:noWrap/>
            <w:hideMark/>
          </w:tcPr>
          <w:p w14:paraId="35AE5995"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442" w:type="dxa"/>
            <w:noWrap/>
            <w:hideMark/>
          </w:tcPr>
          <w:p w14:paraId="7CAF66CB"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Organic mulch</w:t>
            </w:r>
          </w:p>
        </w:tc>
        <w:tc>
          <w:tcPr>
            <w:tcW w:w="1072" w:type="dxa"/>
            <w:noWrap/>
            <w:hideMark/>
          </w:tcPr>
          <w:p w14:paraId="70076664"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528" w:type="dxa"/>
            <w:noWrap/>
            <w:hideMark/>
          </w:tcPr>
          <w:p w14:paraId="66EFF2DA"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841" w:type="dxa"/>
            <w:noWrap/>
            <w:hideMark/>
          </w:tcPr>
          <w:p w14:paraId="1E447E06"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147" w:type="dxa"/>
            <w:noWrap/>
            <w:hideMark/>
          </w:tcPr>
          <w:p w14:paraId="44A36414"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128" w:type="dxa"/>
            <w:noWrap/>
            <w:hideMark/>
          </w:tcPr>
          <w:p w14:paraId="4B431A13"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196" w:type="dxa"/>
            <w:noWrap/>
            <w:hideMark/>
          </w:tcPr>
          <w:p w14:paraId="684C1754"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272" w:type="dxa"/>
            <w:noWrap/>
            <w:hideMark/>
          </w:tcPr>
          <w:p w14:paraId="4A27D5D8"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E531AD" w:rsidRPr="00E531AD" w14:paraId="32FC779E"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3E9C4F04"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70" w:type="dxa"/>
            <w:noWrap/>
            <w:hideMark/>
          </w:tcPr>
          <w:p w14:paraId="0D9028D8"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442" w:type="dxa"/>
            <w:noWrap/>
            <w:hideMark/>
          </w:tcPr>
          <w:p w14:paraId="6E7B9885"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72" w:type="dxa"/>
            <w:noWrap/>
            <w:hideMark/>
          </w:tcPr>
          <w:p w14:paraId="16970D0C"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Runoff</w:t>
            </w:r>
          </w:p>
        </w:tc>
        <w:tc>
          <w:tcPr>
            <w:tcW w:w="528" w:type="dxa"/>
            <w:noWrap/>
            <w:hideMark/>
          </w:tcPr>
          <w:p w14:paraId="3BDC3A09"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841" w:type="dxa"/>
            <w:noWrap/>
            <w:hideMark/>
          </w:tcPr>
          <w:p w14:paraId="0AAB3959"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47" w:type="dxa"/>
            <w:noWrap/>
            <w:hideMark/>
          </w:tcPr>
          <w:p w14:paraId="65C3C925"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28" w:type="dxa"/>
            <w:noWrap/>
            <w:hideMark/>
          </w:tcPr>
          <w:p w14:paraId="23088B07"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6" w:type="dxa"/>
            <w:noWrap/>
            <w:hideMark/>
          </w:tcPr>
          <w:p w14:paraId="19CA4551"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272" w:type="dxa"/>
            <w:noWrap/>
            <w:hideMark/>
          </w:tcPr>
          <w:p w14:paraId="7FD1E99F"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E531AD" w:rsidRPr="00E531AD" w14:paraId="78C05558"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1A85AFCF"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70" w:type="dxa"/>
            <w:noWrap/>
            <w:hideMark/>
          </w:tcPr>
          <w:p w14:paraId="15B64FA6"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442" w:type="dxa"/>
            <w:noWrap/>
            <w:hideMark/>
          </w:tcPr>
          <w:p w14:paraId="0E1A56AB"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72" w:type="dxa"/>
            <w:noWrap/>
            <w:hideMark/>
          </w:tcPr>
          <w:p w14:paraId="237B9CEA"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Organic Carbon</w:t>
            </w:r>
          </w:p>
        </w:tc>
        <w:tc>
          <w:tcPr>
            <w:tcW w:w="528" w:type="dxa"/>
            <w:noWrap/>
            <w:hideMark/>
          </w:tcPr>
          <w:p w14:paraId="583F78B9"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841" w:type="dxa"/>
            <w:noWrap/>
            <w:hideMark/>
          </w:tcPr>
          <w:p w14:paraId="1607487F"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47" w:type="dxa"/>
            <w:noWrap/>
            <w:hideMark/>
          </w:tcPr>
          <w:p w14:paraId="3074EA35"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28" w:type="dxa"/>
            <w:noWrap/>
            <w:hideMark/>
          </w:tcPr>
          <w:p w14:paraId="1049C454"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6" w:type="dxa"/>
            <w:noWrap/>
            <w:hideMark/>
          </w:tcPr>
          <w:p w14:paraId="78FD9285"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272" w:type="dxa"/>
            <w:noWrap/>
            <w:hideMark/>
          </w:tcPr>
          <w:p w14:paraId="32EAE783"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E531AD" w:rsidRPr="00E531AD" w14:paraId="535B17DD"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0596F91F"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Maize</w:t>
            </w:r>
          </w:p>
        </w:tc>
        <w:tc>
          <w:tcPr>
            <w:tcW w:w="1070" w:type="dxa"/>
            <w:noWrap/>
            <w:hideMark/>
          </w:tcPr>
          <w:p w14:paraId="0BDFE053"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442" w:type="dxa"/>
            <w:noWrap/>
            <w:hideMark/>
          </w:tcPr>
          <w:p w14:paraId="26AD7D43"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Mulch (Unspecified Plants)</w:t>
            </w:r>
          </w:p>
        </w:tc>
        <w:tc>
          <w:tcPr>
            <w:tcW w:w="1072" w:type="dxa"/>
            <w:noWrap/>
            <w:hideMark/>
          </w:tcPr>
          <w:p w14:paraId="68AB3427"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Soil Total Nitrogen</w:t>
            </w:r>
          </w:p>
        </w:tc>
        <w:tc>
          <w:tcPr>
            <w:tcW w:w="528" w:type="dxa"/>
            <w:noWrap/>
            <w:hideMark/>
          </w:tcPr>
          <w:p w14:paraId="0AFC9A95"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841" w:type="dxa"/>
            <w:noWrap/>
            <w:hideMark/>
          </w:tcPr>
          <w:p w14:paraId="17C2F483"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47" w:type="dxa"/>
            <w:noWrap/>
            <w:hideMark/>
          </w:tcPr>
          <w:p w14:paraId="2D2B09C7"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28" w:type="dxa"/>
            <w:noWrap/>
            <w:hideMark/>
          </w:tcPr>
          <w:p w14:paraId="6722D602"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6" w:type="dxa"/>
            <w:noWrap/>
            <w:hideMark/>
          </w:tcPr>
          <w:p w14:paraId="3E78E5D7"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272" w:type="dxa"/>
            <w:noWrap/>
            <w:hideMark/>
          </w:tcPr>
          <w:p w14:paraId="3F163E26"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bl>
    <w:p w14:paraId="075B8ED1" w14:textId="77777777" w:rsidR="0054345C" w:rsidRDefault="0054345C">
      <w:pPr>
        <w:jc w:val="left"/>
        <w:rPr>
          <w:rFonts w:eastAsiaTheme="majorEastAsia" w:cstheme="majorBidi"/>
          <w:b/>
          <w:iCs/>
        </w:rPr>
      </w:pPr>
      <w:r>
        <w:rPr>
          <w:rFonts w:eastAsiaTheme="majorEastAsia" w:cstheme="majorBidi"/>
          <w:b/>
          <w:iCs/>
        </w:rPr>
        <w:br w:type="page"/>
      </w:r>
    </w:p>
    <w:p w14:paraId="4F6D8CC7" w14:textId="18DFB9CB" w:rsidR="00FC08C2" w:rsidRPr="00C77360" w:rsidRDefault="00FC08C2" w:rsidP="001E73D3">
      <w:pPr>
        <w:pStyle w:val="Tables"/>
        <w:rPr>
          <w:b w:val="0"/>
          <w:bCs/>
        </w:rPr>
      </w:pPr>
      <w:r>
        <w:rPr>
          <w:bCs/>
        </w:rPr>
        <w:lastRenderedPageBreak/>
        <w:t>TABLE 2B.S5.</w:t>
      </w:r>
      <w:r>
        <w:t xml:space="preserve"> Effects of mixed fertilizers, which combine an organic input or biochar with mineral fertilizer, compared with no fertilizer on cereal productivity in the high-priority areas of Scenario 2B in Kenya. </w:t>
      </w:r>
      <w:r>
        <w:rPr>
          <w:b w:val="0"/>
          <w:bCs/>
        </w:rPr>
        <w:t>Positive, neutral and negative comparisons are those in which mixed fertilizers improved, did not change or worsened cereal productivity compared with no fertilizer. Results are shown by measured crop, companion species, type of mixed input and outcome measured. A missing companion species indicates a sole crop.</w:t>
      </w:r>
    </w:p>
    <w:tbl>
      <w:tblPr>
        <w:tblStyle w:val="ListTable3-Accent1"/>
        <w:tblW w:w="10762" w:type="dxa"/>
        <w:tblLook w:val="04A0" w:firstRow="1" w:lastRow="0" w:firstColumn="1" w:lastColumn="0" w:noHBand="0" w:noVBand="1"/>
      </w:tblPr>
      <w:tblGrid>
        <w:gridCol w:w="830"/>
        <w:gridCol w:w="981"/>
        <w:gridCol w:w="2514"/>
        <w:gridCol w:w="823"/>
        <w:gridCol w:w="658"/>
        <w:gridCol w:w="1004"/>
        <w:gridCol w:w="988"/>
        <w:gridCol w:w="988"/>
        <w:gridCol w:w="988"/>
        <w:gridCol w:w="988"/>
      </w:tblGrid>
      <w:tr w:rsidR="0054345C" w:rsidRPr="0054345C" w14:paraId="5F65E436" w14:textId="77777777" w:rsidTr="00A003C9">
        <w:trPr>
          <w:cnfStyle w:val="100000000000" w:firstRow="1" w:lastRow="0" w:firstColumn="0" w:lastColumn="0" w:oddVBand="0" w:evenVBand="0" w:oddHBand="0" w:evenHBand="0" w:firstRowFirstColumn="0" w:firstRowLastColumn="0" w:lastRowFirstColumn="0" w:lastRowLastColumn="0"/>
          <w:trHeight w:val="550"/>
        </w:trPr>
        <w:tc>
          <w:tcPr>
            <w:cnfStyle w:val="001000000100" w:firstRow="0" w:lastRow="0" w:firstColumn="1" w:lastColumn="0" w:oddVBand="0" w:evenVBand="0" w:oddHBand="0" w:evenHBand="0" w:firstRowFirstColumn="1" w:firstRowLastColumn="0" w:lastRowFirstColumn="0" w:lastRowLastColumn="0"/>
            <w:tcW w:w="810" w:type="dxa"/>
            <w:noWrap/>
            <w:hideMark/>
          </w:tcPr>
          <w:p w14:paraId="57917C5E" w14:textId="77777777" w:rsidR="0054345C" w:rsidRPr="0054345C" w:rsidRDefault="0054345C" w:rsidP="0054345C">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Measured crop</w:t>
            </w:r>
          </w:p>
        </w:tc>
        <w:tc>
          <w:tcPr>
            <w:tcW w:w="1028" w:type="dxa"/>
            <w:noWrap/>
            <w:hideMark/>
          </w:tcPr>
          <w:p w14:paraId="035D0642"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Companion species</w:t>
            </w:r>
          </w:p>
        </w:tc>
        <w:tc>
          <w:tcPr>
            <w:tcW w:w="2654" w:type="dxa"/>
            <w:noWrap/>
            <w:hideMark/>
          </w:tcPr>
          <w:p w14:paraId="22C5B8DE"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Mixed input</w:t>
            </w:r>
          </w:p>
        </w:tc>
        <w:tc>
          <w:tcPr>
            <w:tcW w:w="802" w:type="dxa"/>
            <w:noWrap/>
            <w:hideMark/>
          </w:tcPr>
          <w:p w14:paraId="1651DA8B"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Outcome measured</w:t>
            </w:r>
          </w:p>
        </w:tc>
        <w:tc>
          <w:tcPr>
            <w:tcW w:w="643" w:type="dxa"/>
            <w:noWrap/>
            <w:hideMark/>
          </w:tcPr>
          <w:p w14:paraId="5D39BB52"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Studies</w:t>
            </w:r>
          </w:p>
        </w:tc>
        <w:tc>
          <w:tcPr>
            <w:tcW w:w="977" w:type="dxa"/>
            <w:noWrap/>
            <w:hideMark/>
          </w:tcPr>
          <w:p w14:paraId="0AD414CE"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Comparisons</w:t>
            </w:r>
          </w:p>
        </w:tc>
        <w:tc>
          <w:tcPr>
            <w:tcW w:w="962" w:type="dxa"/>
            <w:noWrap/>
            <w:hideMark/>
          </w:tcPr>
          <w:p w14:paraId="052ED86A"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Positive comparisons</w:t>
            </w:r>
          </w:p>
        </w:tc>
        <w:tc>
          <w:tcPr>
            <w:tcW w:w="962" w:type="dxa"/>
            <w:noWrap/>
            <w:hideMark/>
          </w:tcPr>
          <w:p w14:paraId="7131091C"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Neutral comparisons</w:t>
            </w:r>
          </w:p>
        </w:tc>
        <w:tc>
          <w:tcPr>
            <w:tcW w:w="962" w:type="dxa"/>
            <w:noWrap/>
            <w:hideMark/>
          </w:tcPr>
          <w:p w14:paraId="013776A1"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Negative comparisons</w:t>
            </w:r>
          </w:p>
        </w:tc>
        <w:tc>
          <w:tcPr>
            <w:tcW w:w="962" w:type="dxa"/>
            <w:noWrap/>
            <w:hideMark/>
          </w:tcPr>
          <w:p w14:paraId="47CEB0EA"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 positive comparisons</w:t>
            </w:r>
          </w:p>
        </w:tc>
      </w:tr>
      <w:tr w:rsidR="0054345C" w:rsidRPr="0054345C" w14:paraId="4FCF7013" w14:textId="77777777" w:rsidTr="00A003C9">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810" w:type="dxa"/>
            <w:noWrap/>
            <w:hideMark/>
          </w:tcPr>
          <w:p w14:paraId="62F0E3CD" w14:textId="77777777" w:rsidR="0054345C" w:rsidRPr="0054345C" w:rsidRDefault="0054345C" w:rsidP="005434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028" w:type="dxa"/>
            <w:noWrap/>
            <w:hideMark/>
          </w:tcPr>
          <w:p w14:paraId="4E6016CC"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Soybean</w:t>
            </w:r>
          </w:p>
        </w:tc>
        <w:tc>
          <w:tcPr>
            <w:tcW w:w="2654" w:type="dxa"/>
            <w:noWrap/>
            <w:hideMark/>
          </w:tcPr>
          <w:p w14:paraId="57577C74"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Biochar + Inorganic Fertilizer + Inorganic Micronutrients Inputs</w:t>
            </w:r>
          </w:p>
        </w:tc>
        <w:tc>
          <w:tcPr>
            <w:tcW w:w="802" w:type="dxa"/>
            <w:noWrap/>
            <w:hideMark/>
          </w:tcPr>
          <w:p w14:paraId="524E6101"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43" w:type="dxa"/>
            <w:noWrap/>
            <w:hideMark/>
          </w:tcPr>
          <w:p w14:paraId="23EC4EAA"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77" w:type="dxa"/>
            <w:noWrap/>
            <w:hideMark/>
          </w:tcPr>
          <w:p w14:paraId="3B92876E"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962" w:type="dxa"/>
            <w:noWrap/>
            <w:hideMark/>
          </w:tcPr>
          <w:p w14:paraId="7F625F39"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962" w:type="dxa"/>
            <w:noWrap/>
            <w:hideMark/>
          </w:tcPr>
          <w:p w14:paraId="7BEC0CDB"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62" w:type="dxa"/>
            <w:noWrap/>
            <w:hideMark/>
          </w:tcPr>
          <w:p w14:paraId="29B63734"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62" w:type="dxa"/>
            <w:noWrap/>
            <w:hideMark/>
          </w:tcPr>
          <w:p w14:paraId="4E70934A"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54345C" w:rsidRPr="0054345C" w14:paraId="10652834" w14:textId="77777777" w:rsidTr="00A003C9">
        <w:trPr>
          <w:trHeight w:val="216"/>
        </w:trPr>
        <w:tc>
          <w:tcPr>
            <w:cnfStyle w:val="001000000000" w:firstRow="0" w:lastRow="0" w:firstColumn="1" w:lastColumn="0" w:oddVBand="0" w:evenVBand="0" w:oddHBand="0" w:evenHBand="0" w:firstRowFirstColumn="0" w:firstRowLastColumn="0" w:lastRowFirstColumn="0" w:lastRowLastColumn="0"/>
            <w:tcW w:w="810" w:type="dxa"/>
            <w:noWrap/>
            <w:hideMark/>
          </w:tcPr>
          <w:p w14:paraId="640B5BD9" w14:textId="77777777" w:rsidR="0054345C" w:rsidRPr="0054345C" w:rsidRDefault="0054345C" w:rsidP="005434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028" w:type="dxa"/>
            <w:noWrap/>
            <w:hideMark/>
          </w:tcPr>
          <w:p w14:paraId="22CF7098"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654" w:type="dxa"/>
            <w:noWrap/>
            <w:hideMark/>
          </w:tcPr>
          <w:p w14:paraId="0B1F4C1E"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Manure</w:t>
            </w:r>
          </w:p>
        </w:tc>
        <w:tc>
          <w:tcPr>
            <w:tcW w:w="802" w:type="dxa"/>
            <w:noWrap/>
            <w:hideMark/>
          </w:tcPr>
          <w:p w14:paraId="4AB7C6A8"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Biomass Yield</w:t>
            </w:r>
          </w:p>
        </w:tc>
        <w:tc>
          <w:tcPr>
            <w:tcW w:w="643" w:type="dxa"/>
            <w:noWrap/>
            <w:hideMark/>
          </w:tcPr>
          <w:p w14:paraId="074CF7DF"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77" w:type="dxa"/>
            <w:noWrap/>
            <w:hideMark/>
          </w:tcPr>
          <w:p w14:paraId="2ECDDB83"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16</w:t>
            </w:r>
          </w:p>
        </w:tc>
        <w:tc>
          <w:tcPr>
            <w:tcW w:w="962" w:type="dxa"/>
            <w:noWrap/>
            <w:hideMark/>
          </w:tcPr>
          <w:p w14:paraId="2A6AFE98"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15</w:t>
            </w:r>
          </w:p>
        </w:tc>
        <w:tc>
          <w:tcPr>
            <w:tcW w:w="962" w:type="dxa"/>
            <w:noWrap/>
            <w:hideMark/>
          </w:tcPr>
          <w:p w14:paraId="65B5C410"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62" w:type="dxa"/>
            <w:noWrap/>
            <w:hideMark/>
          </w:tcPr>
          <w:p w14:paraId="092F9885"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62" w:type="dxa"/>
            <w:noWrap/>
            <w:hideMark/>
          </w:tcPr>
          <w:p w14:paraId="01FADFB7"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94</w:t>
            </w:r>
          </w:p>
        </w:tc>
      </w:tr>
      <w:tr w:rsidR="0054345C" w:rsidRPr="0054345C" w14:paraId="509A6C03" w14:textId="77777777" w:rsidTr="00A003C9">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810" w:type="dxa"/>
            <w:noWrap/>
            <w:hideMark/>
          </w:tcPr>
          <w:p w14:paraId="13C419A1" w14:textId="77777777" w:rsidR="0054345C" w:rsidRPr="0054345C" w:rsidRDefault="0054345C" w:rsidP="0054345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1028" w:type="dxa"/>
            <w:noWrap/>
            <w:hideMark/>
          </w:tcPr>
          <w:p w14:paraId="6517EB96"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2654" w:type="dxa"/>
            <w:noWrap/>
            <w:hideMark/>
          </w:tcPr>
          <w:p w14:paraId="61B5B8E0"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Inorganic Fertilizer + Manure</w:t>
            </w:r>
          </w:p>
        </w:tc>
        <w:tc>
          <w:tcPr>
            <w:tcW w:w="802" w:type="dxa"/>
            <w:noWrap/>
            <w:hideMark/>
          </w:tcPr>
          <w:p w14:paraId="13824BFC"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43" w:type="dxa"/>
            <w:noWrap/>
            <w:hideMark/>
          </w:tcPr>
          <w:p w14:paraId="08A9B786"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77" w:type="dxa"/>
            <w:noWrap/>
            <w:hideMark/>
          </w:tcPr>
          <w:p w14:paraId="71F25343"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14</w:t>
            </w:r>
          </w:p>
        </w:tc>
        <w:tc>
          <w:tcPr>
            <w:tcW w:w="962" w:type="dxa"/>
            <w:noWrap/>
            <w:hideMark/>
          </w:tcPr>
          <w:p w14:paraId="78712B65"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13</w:t>
            </w:r>
          </w:p>
        </w:tc>
        <w:tc>
          <w:tcPr>
            <w:tcW w:w="962" w:type="dxa"/>
            <w:noWrap/>
            <w:hideMark/>
          </w:tcPr>
          <w:p w14:paraId="289ABDD9"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62" w:type="dxa"/>
            <w:noWrap/>
            <w:hideMark/>
          </w:tcPr>
          <w:p w14:paraId="537206EC"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62" w:type="dxa"/>
            <w:noWrap/>
            <w:hideMark/>
          </w:tcPr>
          <w:p w14:paraId="58806473"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93</w:t>
            </w:r>
          </w:p>
        </w:tc>
      </w:tr>
    </w:tbl>
    <w:p w14:paraId="3F807546" w14:textId="77777777" w:rsidR="00EB16D4" w:rsidRDefault="00EB16D4">
      <w:pPr>
        <w:jc w:val="left"/>
        <w:rPr>
          <w:rFonts w:eastAsiaTheme="majorEastAsia" w:cstheme="majorBidi"/>
          <w:b/>
          <w:iCs/>
        </w:rPr>
      </w:pPr>
      <w:r>
        <w:rPr>
          <w:rFonts w:eastAsiaTheme="majorEastAsia" w:cstheme="majorBidi"/>
          <w:b/>
          <w:iCs/>
        </w:rPr>
        <w:br w:type="page"/>
      </w:r>
    </w:p>
    <w:p w14:paraId="5EEAC6D6" w14:textId="00520F46" w:rsidR="00492B06" w:rsidRDefault="00492B06" w:rsidP="00492B06">
      <w:pPr>
        <w:pStyle w:val="Tables"/>
      </w:pPr>
      <w:r>
        <w:lastRenderedPageBreak/>
        <w:t xml:space="preserve">TABLE 2B.S6. Effects of intercropping compared with monoculture on a) productivity, b) resilience to pests, and c) biodiversity in pulse and legume systems in the high-priority areas of Scenario 2B in Kenya. </w:t>
      </w:r>
      <w:r>
        <w:rPr>
          <w:b w:val="0"/>
          <w:bCs/>
        </w:rPr>
        <w:t>Positive, neutral and negative comparisons are those in which intercropping improved, did not change or worsened the outcome compared with pulses and legumes grown alone. Fewer insect pests count as an improvement, and more natural enemies of pests count as an improvement. Productivity results are shown by measured crop, and resilience to pests and biodiversity results by main crop, in all cases with the companion species, the intercrop type and the outcome measured. A missing companion species indicates a sole crop.</w:t>
      </w:r>
    </w:p>
    <w:tbl>
      <w:tblPr>
        <w:tblStyle w:val="ListTable3-Accent1"/>
        <w:tblW w:w="10767" w:type="dxa"/>
        <w:tblLook w:val="04A0" w:firstRow="1" w:lastRow="0" w:firstColumn="1" w:lastColumn="0" w:noHBand="0" w:noVBand="1"/>
      </w:tblPr>
      <w:tblGrid>
        <w:gridCol w:w="869"/>
        <w:gridCol w:w="956"/>
        <w:gridCol w:w="1239"/>
        <w:gridCol w:w="1433"/>
        <w:gridCol w:w="718"/>
        <w:gridCol w:w="1130"/>
        <w:gridCol w:w="1158"/>
        <w:gridCol w:w="1194"/>
        <w:gridCol w:w="1035"/>
        <w:gridCol w:w="1035"/>
      </w:tblGrid>
      <w:tr w:rsidR="00492B06" w:rsidRPr="0044641C" w14:paraId="3C805C48" w14:textId="77777777" w:rsidTr="00F87ADB">
        <w:trPr>
          <w:cnfStyle w:val="100000000000" w:firstRow="1" w:lastRow="0" w:firstColumn="0" w:lastColumn="0" w:oddVBand="0" w:evenVBand="0" w:oddHBand="0" w:evenHBand="0" w:firstRowFirstColumn="0" w:firstRowLastColumn="0" w:lastRowFirstColumn="0" w:lastRowLastColumn="0"/>
          <w:trHeight w:val="41"/>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6FDAEB43" w14:textId="77777777" w:rsidR="00492B06" w:rsidRPr="0044641C" w:rsidRDefault="00492B06" w:rsidP="00F87ADB">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a) Pulse and legume productivity, by measured crop, companion species, intercrop type, and outcome measured.</w:t>
            </w:r>
          </w:p>
        </w:tc>
      </w:tr>
      <w:tr w:rsidR="00492B06" w:rsidRPr="0044641C" w14:paraId="206E3E81"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3610236" w14:textId="77777777" w:rsidR="00492B06" w:rsidRPr="0044641C" w:rsidRDefault="00492B06" w:rsidP="00F87ADB">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955" w:type="dxa"/>
            <w:noWrap/>
            <w:hideMark/>
          </w:tcPr>
          <w:p w14:paraId="5B9E931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240" w:type="dxa"/>
            <w:noWrap/>
            <w:hideMark/>
          </w:tcPr>
          <w:p w14:paraId="6D7E4334"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Intercrop type</w:t>
            </w:r>
          </w:p>
        </w:tc>
        <w:tc>
          <w:tcPr>
            <w:tcW w:w="1434" w:type="dxa"/>
            <w:noWrap/>
            <w:hideMark/>
          </w:tcPr>
          <w:p w14:paraId="1FE51E4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718" w:type="dxa"/>
            <w:noWrap/>
            <w:hideMark/>
          </w:tcPr>
          <w:p w14:paraId="33C72AF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131" w:type="dxa"/>
            <w:noWrap/>
            <w:hideMark/>
          </w:tcPr>
          <w:p w14:paraId="7AC8F14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159" w:type="dxa"/>
            <w:noWrap/>
            <w:hideMark/>
          </w:tcPr>
          <w:p w14:paraId="09DDABB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195" w:type="dxa"/>
            <w:noWrap/>
            <w:hideMark/>
          </w:tcPr>
          <w:p w14:paraId="1811E48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33" w:type="dxa"/>
            <w:noWrap/>
            <w:hideMark/>
          </w:tcPr>
          <w:p w14:paraId="0179B0D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033" w:type="dxa"/>
            <w:noWrap/>
            <w:hideMark/>
          </w:tcPr>
          <w:p w14:paraId="3482FE9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492B06" w:rsidRPr="0044641C" w14:paraId="66A54250"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406090B3"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539BFD3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Baby Corn</w:t>
            </w:r>
          </w:p>
        </w:tc>
        <w:tc>
          <w:tcPr>
            <w:tcW w:w="1240" w:type="dxa"/>
            <w:noWrap/>
            <w:hideMark/>
          </w:tcPr>
          <w:p w14:paraId="224D91B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14DB69C1"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18" w:type="dxa"/>
            <w:noWrap/>
            <w:hideMark/>
          </w:tcPr>
          <w:p w14:paraId="4074CFE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5C58B2F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51D7D7EC"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5" w:type="dxa"/>
            <w:noWrap/>
            <w:hideMark/>
          </w:tcPr>
          <w:p w14:paraId="6083592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2A0097B2"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3" w:type="dxa"/>
            <w:noWrap/>
            <w:hideMark/>
          </w:tcPr>
          <w:p w14:paraId="73C84FA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92B06" w:rsidRPr="0044641C" w14:paraId="7B2DFABB"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6CEDE62E"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7DA45AD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Baby Corn + Sunflower</w:t>
            </w:r>
          </w:p>
        </w:tc>
        <w:tc>
          <w:tcPr>
            <w:tcW w:w="1240" w:type="dxa"/>
            <w:noWrap/>
            <w:hideMark/>
          </w:tcPr>
          <w:p w14:paraId="253E9658"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6D1A818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18" w:type="dxa"/>
            <w:noWrap/>
            <w:hideMark/>
          </w:tcPr>
          <w:p w14:paraId="2CE76CB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454342B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4064095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5" w:type="dxa"/>
            <w:noWrap/>
            <w:hideMark/>
          </w:tcPr>
          <w:p w14:paraId="58C7A07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7D645FE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3" w:type="dxa"/>
            <w:noWrap/>
            <w:hideMark/>
          </w:tcPr>
          <w:p w14:paraId="0EC01D3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92B06" w:rsidRPr="0044641C" w14:paraId="4D77F886"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DF8CEC5"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3D2138B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Potato</w:t>
            </w:r>
          </w:p>
        </w:tc>
        <w:tc>
          <w:tcPr>
            <w:tcW w:w="1240" w:type="dxa"/>
            <w:noWrap/>
            <w:hideMark/>
          </w:tcPr>
          <w:p w14:paraId="3E8922C3"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2E0776B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18" w:type="dxa"/>
            <w:noWrap/>
            <w:hideMark/>
          </w:tcPr>
          <w:p w14:paraId="6F624F8D"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2992C4D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7E96463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5" w:type="dxa"/>
            <w:noWrap/>
            <w:hideMark/>
          </w:tcPr>
          <w:p w14:paraId="6611A611"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4E1CC99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3" w:type="dxa"/>
            <w:noWrap/>
            <w:hideMark/>
          </w:tcPr>
          <w:p w14:paraId="416EA9E1"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92B06" w:rsidRPr="0044641C" w14:paraId="731DF4FD"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0E861A14"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49A32C3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Potato + Sunflower</w:t>
            </w:r>
          </w:p>
        </w:tc>
        <w:tc>
          <w:tcPr>
            <w:tcW w:w="1240" w:type="dxa"/>
            <w:noWrap/>
            <w:hideMark/>
          </w:tcPr>
          <w:p w14:paraId="13E4D1C4"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4C50091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18" w:type="dxa"/>
            <w:noWrap/>
            <w:hideMark/>
          </w:tcPr>
          <w:p w14:paraId="357AB79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3FE1E0B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5776A38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5" w:type="dxa"/>
            <w:noWrap/>
            <w:hideMark/>
          </w:tcPr>
          <w:p w14:paraId="7D6D0E3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5BC85F4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3" w:type="dxa"/>
            <w:noWrap/>
            <w:hideMark/>
          </w:tcPr>
          <w:p w14:paraId="30FCF3B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92B06" w:rsidRPr="0044641C" w14:paraId="15DDFCAD"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F4C7B61"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1426209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Sunflower</w:t>
            </w:r>
          </w:p>
        </w:tc>
        <w:tc>
          <w:tcPr>
            <w:tcW w:w="1240" w:type="dxa"/>
            <w:noWrap/>
            <w:hideMark/>
          </w:tcPr>
          <w:p w14:paraId="15BE01D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3559C15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18" w:type="dxa"/>
            <w:noWrap/>
            <w:hideMark/>
          </w:tcPr>
          <w:p w14:paraId="4F5BFD5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1712529D"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34F8155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5" w:type="dxa"/>
            <w:noWrap/>
            <w:hideMark/>
          </w:tcPr>
          <w:p w14:paraId="2C58AA2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6084E020"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3" w:type="dxa"/>
            <w:noWrap/>
            <w:hideMark/>
          </w:tcPr>
          <w:p w14:paraId="649727C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92B06" w:rsidRPr="0044641C" w14:paraId="4501CBCB" w14:textId="77777777" w:rsidTr="00F87ADB">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0033243C" w14:textId="77777777" w:rsidR="00492B06" w:rsidRPr="0044641C" w:rsidRDefault="00492B06" w:rsidP="00F87ADB">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b) Resilience to pests in pulse and legume intercrops, by main crop, companion species, intercrop type, and outcome measured.</w:t>
            </w:r>
          </w:p>
        </w:tc>
      </w:tr>
      <w:tr w:rsidR="00492B06" w:rsidRPr="0044641C" w14:paraId="533150D4"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0F3F4D9" w14:textId="77777777" w:rsidR="00492B06" w:rsidRPr="0044641C" w:rsidRDefault="00492B06" w:rsidP="00F87ADB">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Main crop</w:t>
            </w:r>
          </w:p>
        </w:tc>
        <w:tc>
          <w:tcPr>
            <w:tcW w:w="955" w:type="dxa"/>
            <w:noWrap/>
            <w:hideMark/>
          </w:tcPr>
          <w:p w14:paraId="5A0529B5"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240" w:type="dxa"/>
            <w:noWrap/>
            <w:hideMark/>
          </w:tcPr>
          <w:p w14:paraId="131DEEC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Intercrop type</w:t>
            </w:r>
          </w:p>
        </w:tc>
        <w:tc>
          <w:tcPr>
            <w:tcW w:w="1434" w:type="dxa"/>
            <w:noWrap/>
            <w:hideMark/>
          </w:tcPr>
          <w:p w14:paraId="7E5E22F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718" w:type="dxa"/>
            <w:noWrap/>
            <w:hideMark/>
          </w:tcPr>
          <w:p w14:paraId="7C6FE299"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131" w:type="dxa"/>
            <w:noWrap/>
            <w:hideMark/>
          </w:tcPr>
          <w:p w14:paraId="6B550070"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159" w:type="dxa"/>
            <w:noWrap/>
            <w:hideMark/>
          </w:tcPr>
          <w:p w14:paraId="36FEC871"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195" w:type="dxa"/>
            <w:noWrap/>
            <w:hideMark/>
          </w:tcPr>
          <w:p w14:paraId="675C6559"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33" w:type="dxa"/>
            <w:noWrap/>
            <w:hideMark/>
          </w:tcPr>
          <w:p w14:paraId="5EA9006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033" w:type="dxa"/>
            <w:noWrap/>
            <w:hideMark/>
          </w:tcPr>
          <w:p w14:paraId="1481D0B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492B06" w:rsidRPr="0044641C" w14:paraId="7E0A4C6D"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5F6A604"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024BA87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Baby Corn</w:t>
            </w:r>
          </w:p>
        </w:tc>
        <w:tc>
          <w:tcPr>
            <w:tcW w:w="1240" w:type="dxa"/>
            <w:noWrap/>
            <w:hideMark/>
          </w:tcPr>
          <w:p w14:paraId="2B8BB6B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29EDC5F4"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insect pests (thrips)</w:t>
            </w:r>
          </w:p>
        </w:tc>
        <w:tc>
          <w:tcPr>
            <w:tcW w:w="718" w:type="dxa"/>
            <w:noWrap/>
            <w:hideMark/>
          </w:tcPr>
          <w:p w14:paraId="21CFFDF4"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434E4B1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2DA375D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95" w:type="dxa"/>
            <w:noWrap/>
            <w:hideMark/>
          </w:tcPr>
          <w:p w14:paraId="72EC93B1"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78EADE4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655EB9C9"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492B06" w:rsidRPr="0044641C" w14:paraId="41AC0036"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6C22EDD4"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130ABE2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Baby Corn + Sunflower</w:t>
            </w:r>
          </w:p>
        </w:tc>
        <w:tc>
          <w:tcPr>
            <w:tcW w:w="1240" w:type="dxa"/>
            <w:noWrap/>
            <w:hideMark/>
          </w:tcPr>
          <w:p w14:paraId="1E2D9372"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557E3582"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insect pests (thrips)</w:t>
            </w:r>
          </w:p>
        </w:tc>
        <w:tc>
          <w:tcPr>
            <w:tcW w:w="718" w:type="dxa"/>
            <w:noWrap/>
            <w:hideMark/>
          </w:tcPr>
          <w:p w14:paraId="65D7A5CC"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1D0080B1"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3755CA43"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95" w:type="dxa"/>
            <w:noWrap/>
            <w:hideMark/>
          </w:tcPr>
          <w:p w14:paraId="713D3C83"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55475511"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2C97412C"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492B06" w:rsidRPr="0044641C" w14:paraId="1E95CE7C"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E90FF8A"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1BA84ED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Potato</w:t>
            </w:r>
          </w:p>
        </w:tc>
        <w:tc>
          <w:tcPr>
            <w:tcW w:w="1240" w:type="dxa"/>
            <w:noWrap/>
            <w:hideMark/>
          </w:tcPr>
          <w:p w14:paraId="22E64655"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772500B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insect pests (thrips)</w:t>
            </w:r>
          </w:p>
        </w:tc>
        <w:tc>
          <w:tcPr>
            <w:tcW w:w="718" w:type="dxa"/>
            <w:noWrap/>
            <w:hideMark/>
          </w:tcPr>
          <w:p w14:paraId="619A7F5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7F152D35"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6A745851"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95" w:type="dxa"/>
            <w:noWrap/>
            <w:hideMark/>
          </w:tcPr>
          <w:p w14:paraId="0C6D0441"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4D48E982"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01330D6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492B06" w:rsidRPr="0044641C" w14:paraId="2D7E3C88"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41F2903"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6A7545B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Potato + Sunflower</w:t>
            </w:r>
          </w:p>
        </w:tc>
        <w:tc>
          <w:tcPr>
            <w:tcW w:w="1240" w:type="dxa"/>
            <w:noWrap/>
            <w:hideMark/>
          </w:tcPr>
          <w:p w14:paraId="300196F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48094EC2"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insect pests (thrips)</w:t>
            </w:r>
          </w:p>
        </w:tc>
        <w:tc>
          <w:tcPr>
            <w:tcW w:w="718" w:type="dxa"/>
            <w:noWrap/>
            <w:hideMark/>
          </w:tcPr>
          <w:p w14:paraId="281F37D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50AD813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2B4282C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95" w:type="dxa"/>
            <w:noWrap/>
            <w:hideMark/>
          </w:tcPr>
          <w:p w14:paraId="319FF2CC"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6032422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03213F1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492B06" w:rsidRPr="0044641C" w14:paraId="5CAE9301"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EE50BD1"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14033CA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Sunflower</w:t>
            </w:r>
          </w:p>
        </w:tc>
        <w:tc>
          <w:tcPr>
            <w:tcW w:w="1240" w:type="dxa"/>
            <w:noWrap/>
            <w:hideMark/>
          </w:tcPr>
          <w:p w14:paraId="5B3B73F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12DCB0A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Resilience to insect pests (thrips)</w:t>
            </w:r>
          </w:p>
        </w:tc>
        <w:tc>
          <w:tcPr>
            <w:tcW w:w="718" w:type="dxa"/>
            <w:noWrap/>
            <w:hideMark/>
          </w:tcPr>
          <w:p w14:paraId="377111E4"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07C825E8"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2462F319"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95" w:type="dxa"/>
            <w:noWrap/>
            <w:hideMark/>
          </w:tcPr>
          <w:p w14:paraId="0314DA4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52079C1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08FC9361"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492B06" w:rsidRPr="0044641C" w14:paraId="3303F4F1" w14:textId="77777777" w:rsidTr="00F87ADB">
        <w:trPr>
          <w:trHeight w:val="41"/>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304A71FE" w14:textId="77777777" w:rsidR="00492B06" w:rsidRPr="0044641C" w:rsidRDefault="00492B06" w:rsidP="00F87ADB">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c) Biodiversity in pulse and legume intercrops, by main crop, companion species, intercrop type, and outcome measured.</w:t>
            </w:r>
          </w:p>
        </w:tc>
      </w:tr>
      <w:tr w:rsidR="00492B06" w:rsidRPr="0044641C" w14:paraId="37962570"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39D888F5" w14:textId="77777777" w:rsidR="00492B06" w:rsidRPr="0044641C" w:rsidRDefault="00492B06" w:rsidP="00F87ADB">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Main crop</w:t>
            </w:r>
          </w:p>
        </w:tc>
        <w:tc>
          <w:tcPr>
            <w:tcW w:w="955" w:type="dxa"/>
            <w:noWrap/>
            <w:hideMark/>
          </w:tcPr>
          <w:p w14:paraId="430AFCD0"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240" w:type="dxa"/>
            <w:noWrap/>
            <w:hideMark/>
          </w:tcPr>
          <w:p w14:paraId="1791A14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Intercrop type</w:t>
            </w:r>
          </w:p>
        </w:tc>
        <w:tc>
          <w:tcPr>
            <w:tcW w:w="1434" w:type="dxa"/>
            <w:noWrap/>
            <w:hideMark/>
          </w:tcPr>
          <w:p w14:paraId="48E552A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718" w:type="dxa"/>
            <w:noWrap/>
            <w:hideMark/>
          </w:tcPr>
          <w:p w14:paraId="20A17291"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131" w:type="dxa"/>
            <w:noWrap/>
            <w:hideMark/>
          </w:tcPr>
          <w:p w14:paraId="6CB4F599"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159" w:type="dxa"/>
            <w:noWrap/>
            <w:hideMark/>
          </w:tcPr>
          <w:p w14:paraId="753ECF0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195" w:type="dxa"/>
            <w:noWrap/>
            <w:hideMark/>
          </w:tcPr>
          <w:p w14:paraId="05989D9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033" w:type="dxa"/>
            <w:noWrap/>
            <w:hideMark/>
          </w:tcPr>
          <w:p w14:paraId="4AE2EBF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033" w:type="dxa"/>
            <w:noWrap/>
            <w:hideMark/>
          </w:tcPr>
          <w:p w14:paraId="7E846150"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492B06" w:rsidRPr="0044641C" w14:paraId="0672FA27"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1626F868"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7014628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Baby Corn</w:t>
            </w:r>
          </w:p>
        </w:tc>
        <w:tc>
          <w:tcPr>
            <w:tcW w:w="1240" w:type="dxa"/>
            <w:noWrap/>
            <w:hideMark/>
          </w:tcPr>
          <w:p w14:paraId="5914D073"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0E8DABE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6C08E53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2C4DFAB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469938C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5" w:type="dxa"/>
            <w:noWrap/>
            <w:hideMark/>
          </w:tcPr>
          <w:p w14:paraId="7F24A18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3B56AE4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3" w:type="dxa"/>
            <w:noWrap/>
            <w:hideMark/>
          </w:tcPr>
          <w:p w14:paraId="0769F1E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92B06" w:rsidRPr="0044641C" w14:paraId="6569DEE8"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03F3509C"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28682B1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Baby Corn</w:t>
            </w:r>
          </w:p>
        </w:tc>
        <w:tc>
          <w:tcPr>
            <w:tcW w:w="1240" w:type="dxa"/>
            <w:noWrap/>
            <w:hideMark/>
          </w:tcPr>
          <w:p w14:paraId="3F4AEB7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3837748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427EC33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1413590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454BA27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95" w:type="dxa"/>
            <w:noWrap/>
            <w:hideMark/>
          </w:tcPr>
          <w:p w14:paraId="01A53E5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3B54B05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3AFF0B8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492B06" w:rsidRPr="0044641C" w14:paraId="1856B2A2"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9995235"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79F3929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Baby Corn + Sunflower</w:t>
            </w:r>
          </w:p>
        </w:tc>
        <w:tc>
          <w:tcPr>
            <w:tcW w:w="1240" w:type="dxa"/>
            <w:noWrap/>
            <w:hideMark/>
          </w:tcPr>
          <w:p w14:paraId="104CAFA9"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68FBAE66"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1A5E6E40"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33B85602"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41C84C8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5" w:type="dxa"/>
            <w:noWrap/>
            <w:hideMark/>
          </w:tcPr>
          <w:p w14:paraId="3C2C29DD"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054EC8D3"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3" w:type="dxa"/>
            <w:noWrap/>
            <w:hideMark/>
          </w:tcPr>
          <w:p w14:paraId="3A7AE95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92B06" w:rsidRPr="0044641C" w14:paraId="0449F7E9"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10FA646"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606AB8D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Baby Corn + Sunflower</w:t>
            </w:r>
          </w:p>
        </w:tc>
        <w:tc>
          <w:tcPr>
            <w:tcW w:w="1240" w:type="dxa"/>
            <w:noWrap/>
            <w:hideMark/>
          </w:tcPr>
          <w:p w14:paraId="794157F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5AD9368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5A0D2305"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45055214"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782AAC3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95" w:type="dxa"/>
            <w:noWrap/>
            <w:hideMark/>
          </w:tcPr>
          <w:p w14:paraId="181EC4B5"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6F6D02B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440EBBD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492B06" w:rsidRPr="0044641C" w14:paraId="31FDC21F"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4B86B54"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51FA4C82"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Potato</w:t>
            </w:r>
          </w:p>
        </w:tc>
        <w:tc>
          <w:tcPr>
            <w:tcW w:w="1240" w:type="dxa"/>
            <w:noWrap/>
            <w:hideMark/>
          </w:tcPr>
          <w:p w14:paraId="0A55ECA6"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1D64527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2CBCF8AD"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689CBCF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600A51C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5" w:type="dxa"/>
            <w:noWrap/>
            <w:hideMark/>
          </w:tcPr>
          <w:p w14:paraId="06F1324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6E2219C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3" w:type="dxa"/>
            <w:noWrap/>
            <w:hideMark/>
          </w:tcPr>
          <w:p w14:paraId="2D44585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92B06" w:rsidRPr="0044641C" w14:paraId="1A8297F3"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6F0CE1CC"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5C3F345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Potato</w:t>
            </w:r>
          </w:p>
        </w:tc>
        <w:tc>
          <w:tcPr>
            <w:tcW w:w="1240" w:type="dxa"/>
            <w:noWrap/>
            <w:hideMark/>
          </w:tcPr>
          <w:p w14:paraId="7FC7B05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2AC5D9E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0345E93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2C10721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0DF6B6E8"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95" w:type="dxa"/>
            <w:noWrap/>
            <w:hideMark/>
          </w:tcPr>
          <w:p w14:paraId="4CD389C5"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6A5919D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77412DA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492B06" w:rsidRPr="0044641C" w14:paraId="048ECCEA"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1F0C050B"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2B2A409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Potato + Sunflower</w:t>
            </w:r>
          </w:p>
        </w:tc>
        <w:tc>
          <w:tcPr>
            <w:tcW w:w="1240" w:type="dxa"/>
            <w:noWrap/>
            <w:hideMark/>
          </w:tcPr>
          <w:p w14:paraId="0EFC2F7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7BB6409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19DA03C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5BCFD869"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4FAE1C4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5" w:type="dxa"/>
            <w:noWrap/>
            <w:hideMark/>
          </w:tcPr>
          <w:p w14:paraId="6580558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075D94D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3" w:type="dxa"/>
            <w:noWrap/>
            <w:hideMark/>
          </w:tcPr>
          <w:p w14:paraId="2C243840"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92B06" w:rsidRPr="0044641C" w14:paraId="15C37F8E"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557E26E"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lastRenderedPageBreak/>
              <w:t>Common Bean</w:t>
            </w:r>
          </w:p>
        </w:tc>
        <w:tc>
          <w:tcPr>
            <w:tcW w:w="955" w:type="dxa"/>
            <w:noWrap/>
            <w:hideMark/>
          </w:tcPr>
          <w:p w14:paraId="4796835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Potato + Sunflower</w:t>
            </w:r>
          </w:p>
        </w:tc>
        <w:tc>
          <w:tcPr>
            <w:tcW w:w="1240" w:type="dxa"/>
            <w:noWrap/>
            <w:hideMark/>
          </w:tcPr>
          <w:p w14:paraId="743A1B6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7439A34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623A57A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7342632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54E3EC0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95" w:type="dxa"/>
            <w:noWrap/>
            <w:hideMark/>
          </w:tcPr>
          <w:p w14:paraId="46E2760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78D6A7D5"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5DF1868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492B06" w:rsidRPr="0044641C" w14:paraId="6F4E208A"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08012422"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2ED3F303"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Sunflower</w:t>
            </w:r>
          </w:p>
        </w:tc>
        <w:tc>
          <w:tcPr>
            <w:tcW w:w="1240" w:type="dxa"/>
            <w:noWrap/>
            <w:hideMark/>
          </w:tcPr>
          <w:p w14:paraId="141E7895"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7004B256"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7F3A6EA5"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7FB3B53C"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2C3CC465"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95" w:type="dxa"/>
            <w:noWrap/>
            <w:hideMark/>
          </w:tcPr>
          <w:p w14:paraId="32472B70"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6F5A2BD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033" w:type="dxa"/>
            <w:noWrap/>
            <w:hideMark/>
          </w:tcPr>
          <w:p w14:paraId="7151EF16"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r w:rsidR="00492B06" w:rsidRPr="0044641C" w14:paraId="6F8A48C4"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3435096"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Common Bean</w:t>
            </w:r>
          </w:p>
        </w:tc>
        <w:tc>
          <w:tcPr>
            <w:tcW w:w="955" w:type="dxa"/>
            <w:noWrap/>
            <w:hideMark/>
          </w:tcPr>
          <w:p w14:paraId="6877471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Sunflower</w:t>
            </w:r>
          </w:p>
        </w:tc>
        <w:tc>
          <w:tcPr>
            <w:tcW w:w="1240" w:type="dxa"/>
            <w:noWrap/>
            <w:hideMark/>
          </w:tcPr>
          <w:p w14:paraId="42EFD4F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With a nitrogen-fixing species</w:t>
            </w:r>
          </w:p>
        </w:tc>
        <w:tc>
          <w:tcPr>
            <w:tcW w:w="1434" w:type="dxa"/>
            <w:noWrap/>
            <w:hideMark/>
          </w:tcPr>
          <w:p w14:paraId="05CAC342"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4EB16A2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31" w:type="dxa"/>
            <w:noWrap/>
            <w:hideMark/>
          </w:tcPr>
          <w:p w14:paraId="07435130"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59" w:type="dxa"/>
            <w:noWrap/>
            <w:hideMark/>
          </w:tcPr>
          <w:p w14:paraId="3C8E562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2</w:t>
            </w:r>
          </w:p>
        </w:tc>
        <w:tc>
          <w:tcPr>
            <w:tcW w:w="1195" w:type="dxa"/>
            <w:noWrap/>
            <w:hideMark/>
          </w:tcPr>
          <w:p w14:paraId="3B8D284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3150335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33" w:type="dxa"/>
            <w:noWrap/>
            <w:hideMark/>
          </w:tcPr>
          <w:p w14:paraId="6CCF80B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bl>
    <w:p w14:paraId="2716884E" w14:textId="77777777" w:rsidR="00492B06" w:rsidRDefault="00492B06" w:rsidP="00492B06">
      <w:pPr>
        <w:jc w:val="left"/>
        <w:rPr>
          <w:rFonts w:eastAsiaTheme="majorEastAsia" w:cstheme="majorBidi"/>
          <w:b/>
          <w:iCs/>
        </w:rPr>
      </w:pPr>
      <w:r>
        <w:rPr>
          <w:rFonts w:eastAsiaTheme="majorEastAsia" w:cstheme="majorBidi"/>
          <w:b/>
          <w:iCs/>
        </w:rPr>
        <w:br w:type="page"/>
      </w:r>
    </w:p>
    <w:p w14:paraId="2677F0FA" w14:textId="1BFB39C5" w:rsidR="00492B06" w:rsidRPr="007262AC" w:rsidRDefault="00492B06" w:rsidP="00492B06">
      <w:pPr>
        <w:pStyle w:val="Tables"/>
        <w:rPr>
          <w:bCs/>
        </w:rPr>
      </w:pPr>
      <w:r>
        <w:lastRenderedPageBreak/>
        <w:t xml:space="preserve">TABLE 2B.S7. Effects of a) biochar amendment and b) mixed fertilizers, which combine an organic input or biochar with mineral fertilizer, compared with no fertilizer on the productivity of pulses and legumes in the high-priority areas of Scenario 2B in Kenya. </w:t>
      </w:r>
      <w:r>
        <w:rPr>
          <w:b w:val="0"/>
        </w:rPr>
        <w:t>Positive, neutral and negative comparisons are those in which the AE/RA practice improved, did not change or worsened productivity compared with no fertilizer. Results are shown by measured crop, companion species, type of input and outcome measured. A missing companion species indicates a sole crop.</w:t>
      </w:r>
    </w:p>
    <w:tbl>
      <w:tblPr>
        <w:tblStyle w:val="ListTable3-Accent1"/>
        <w:tblW w:w="10767" w:type="dxa"/>
        <w:tblLook w:val="04A0" w:firstRow="1" w:lastRow="0" w:firstColumn="1" w:lastColumn="0" w:noHBand="0" w:noVBand="1"/>
      </w:tblPr>
      <w:tblGrid>
        <w:gridCol w:w="838"/>
        <w:gridCol w:w="921"/>
        <w:gridCol w:w="2512"/>
        <w:gridCol w:w="838"/>
        <w:gridCol w:w="662"/>
        <w:gridCol w:w="1012"/>
        <w:gridCol w:w="996"/>
        <w:gridCol w:w="996"/>
        <w:gridCol w:w="996"/>
        <w:gridCol w:w="996"/>
      </w:tblGrid>
      <w:tr w:rsidR="00492B06" w:rsidRPr="005202C0" w14:paraId="43F94CF5" w14:textId="77777777" w:rsidTr="00E20CFF">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62647C16" w14:textId="696327D0" w:rsidR="00492B06" w:rsidRPr="005202C0" w:rsidRDefault="00492B06" w:rsidP="00E20CFF">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a) Biochar amendment compared with no fertilizer, by measured crop, companion species grown in rotation, type of biochar amendment, and outcome measured.</w:t>
            </w:r>
          </w:p>
        </w:tc>
      </w:tr>
      <w:tr w:rsidR="00492B06" w:rsidRPr="005202C0" w14:paraId="299D5CD6" w14:textId="77777777" w:rsidTr="00E20CF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4E0A1B3C" w14:textId="77777777" w:rsidR="00492B06" w:rsidRPr="005202C0" w:rsidRDefault="00492B06" w:rsidP="00E20CFF">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896" w:type="dxa"/>
            <w:noWrap/>
            <w:hideMark/>
          </w:tcPr>
          <w:p w14:paraId="74C3AA87"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Companion species</w:t>
            </w:r>
          </w:p>
        </w:tc>
        <w:tc>
          <w:tcPr>
            <w:tcW w:w="2625" w:type="dxa"/>
            <w:noWrap/>
            <w:hideMark/>
          </w:tcPr>
          <w:p w14:paraId="1172062A"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Biochar amendment</w:t>
            </w:r>
          </w:p>
        </w:tc>
        <w:tc>
          <w:tcPr>
            <w:tcW w:w="868" w:type="dxa"/>
            <w:noWrap/>
            <w:hideMark/>
          </w:tcPr>
          <w:p w14:paraId="5E633C51"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Outcome measured</w:t>
            </w:r>
          </w:p>
        </w:tc>
        <w:tc>
          <w:tcPr>
            <w:tcW w:w="646" w:type="dxa"/>
            <w:noWrap/>
            <w:hideMark/>
          </w:tcPr>
          <w:p w14:paraId="200DDF12"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Studies</w:t>
            </w:r>
          </w:p>
        </w:tc>
        <w:tc>
          <w:tcPr>
            <w:tcW w:w="984" w:type="dxa"/>
            <w:noWrap/>
            <w:hideMark/>
          </w:tcPr>
          <w:p w14:paraId="4F3381BE"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Comparisons</w:t>
            </w:r>
          </w:p>
        </w:tc>
        <w:tc>
          <w:tcPr>
            <w:tcW w:w="968" w:type="dxa"/>
            <w:noWrap/>
            <w:hideMark/>
          </w:tcPr>
          <w:p w14:paraId="06052574"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Positive comparisons</w:t>
            </w:r>
          </w:p>
        </w:tc>
        <w:tc>
          <w:tcPr>
            <w:tcW w:w="968" w:type="dxa"/>
            <w:noWrap/>
            <w:hideMark/>
          </w:tcPr>
          <w:p w14:paraId="0E7A74F0"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Neutral comparisons</w:t>
            </w:r>
          </w:p>
        </w:tc>
        <w:tc>
          <w:tcPr>
            <w:tcW w:w="968" w:type="dxa"/>
            <w:noWrap/>
            <w:hideMark/>
          </w:tcPr>
          <w:p w14:paraId="0AE4CB98"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Negative comparisons</w:t>
            </w:r>
          </w:p>
        </w:tc>
        <w:tc>
          <w:tcPr>
            <w:tcW w:w="1027" w:type="dxa"/>
            <w:noWrap/>
            <w:hideMark/>
          </w:tcPr>
          <w:p w14:paraId="066346BC"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 positive comparisons</w:t>
            </w:r>
          </w:p>
        </w:tc>
      </w:tr>
      <w:tr w:rsidR="00492B06" w:rsidRPr="005202C0" w14:paraId="3CC65B9C" w14:textId="77777777" w:rsidTr="00E20CFF">
        <w:trPr>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14FF3C9C" w14:textId="77777777" w:rsidR="00492B06" w:rsidRPr="00E20CFF" w:rsidRDefault="00492B06" w:rsidP="00E20CFF">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Soybean</w:t>
            </w:r>
          </w:p>
        </w:tc>
        <w:tc>
          <w:tcPr>
            <w:tcW w:w="896" w:type="dxa"/>
            <w:noWrap/>
            <w:hideMark/>
          </w:tcPr>
          <w:p w14:paraId="1EC4EF5C"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2625" w:type="dxa"/>
            <w:noWrap/>
            <w:hideMark/>
          </w:tcPr>
          <w:p w14:paraId="041F693A"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Biochar</w:t>
            </w:r>
          </w:p>
        </w:tc>
        <w:tc>
          <w:tcPr>
            <w:tcW w:w="868" w:type="dxa"/>
            <w:noWrap/>
            <w:hideMark/>
          </w:tcPr>
          <w:p w14:paraId="44149084"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46" w:type="dxa"/>
            <w:noWrap/>
            <w:hideMark/>
          </w:tcPr>
          <w:p w14:paraId="63F8E581"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84" w:type="dxa"/>
            <w:noWrap/>
            <w:hideMark/>
          </w:tcPr>
          <w:p w14:paraId="5E895FA0"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968" w:type="dxa"/>
            <w:noWrap/>
            <w:hideMark/>
          </w:tcPr>
          <w:p w14:paraId="57266E31"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7</w:t>
            </w:r>
          </w:p>
        </w:tc>
        <w:tc>
          <w:tcPr>
            <w:tcW w:w="968" w:type="dxa"/>
            <w:noWrap/>
            <w:hideMark/>
          </w:tcPr>
          <w:p w14:paraId="785E2B4F"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68" w:type="dxa"/>
            <w:noWrap/>
            <w:hideMark/>
          </w:tcPr>
          <w:p w14:paraId="4FB069EA"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027" w:type="dxa"/>
            <w:noWrap/>
            <w:hideMark/>
          </w:tcPr>
          <w:p w14:paraId="3DDC055B"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88</w:t>
            </w:r>
          </w:p>
        </w:tc>
      </w:tr>
      <w:tr w:rsidR="00492B06" w:rsidRPr="005202C0" w14:paraId="65FA3673" w14:textId="77777777" w:rsidTr="00E20CFF">
        <w:trPr>
          <w:cnfStyle w:val="000000100000" w:firstRow="0" w:lastRow="0" w:firstColumn="0" w:lastColumn="0" w:oddVBand="0" w:evenVBand="0" w:oddHBand="1"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20B54A90" w14:textId="77777777" w:rsidR="00492B06" w:rsidRPr="005202C0" w:rsidRDefault="00492B06" w:rsidP="00E20CFF">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b) Mixed fertilizers compared with no fertilizer, by measured crop, companion species, type of mixed input, and outcome measured.</w:t>
            </w:r>
          </w:p>
        </w:tc>
      </w:tr>
      <w:tr w:rsidR="00492B06" w:rsidRPr="005202C0" w14:paraId="52E04470" w14:textId="77777777" w:rsidTr="00E20CFF">
        <w:trPr>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4B07C633" w14:textId="77777777" w:rsidR="00492B06" w:rsidRPr="005202C0" w:rsidRDefault="00492B06" w:rsidP="00E20CFF">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896" w:type="dxa"/>
            <w:noWrap/>
            <w:hideMark/>
          </w:tcPr>
          <w:p w14:paraId="044B6600"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Companion species</w:t>
            </w:r>
          </w:p>
        </w:tc>
        <w:tc>
          <w:tcPr>
            <w:tcW w:w="2625" w:type="dxa"/>
            <w:noWrap/>
            <w:hideMark/>
          </w:tcPr>
          <w:p w14:paraId="5B94CED0"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Mixed input</w:t>
            </w:r>
          </w:p>
        </w:tc>
        <w:tc>
          <w:tcPr>
            <w:tcW w:w="868" w:type="dxa"/>
            <w:noWrap/>
            <w:hideMark/>
          </w:tcPr>
          <w:p w14:paraId="76CEDFF8"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Outcome measured</w:t>
            </w:r>
          </w:p>
        </w:tc>
        <w:tc>
          <w:tcPr>
            <w:tcW w:w="646" w:type="dxa"/>
            <w:noWrap/>
            <w:hideMark/>
          </w:tcPr>
          <w:p w14:paraId="79732833"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Studies</w:t>
            </w:r>
          </w:p>
        </w:tc>
        <w:tc>
          <w:tcPr>
            <w:tcW w:w="984" w:type="dxa"/>
            <w:noWrap/>
            <w:hideMark/>
          </w:tcPr>
          <w:p w14:paraId="51DA1726"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Comparisons</w:t>
            </w:r>
          </w:p>
        </w:tc>
        <w:tc>
          <w:tcPr>
            <w:tcW w:w="968" w:type="dxa"/>
            <w:noWrap/>
            <w:hideMark/>
          </w:tcPr>
          <w:p w14:paraId="36B6F8ED"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Positive comparisons</w:t>
            </w:r>
          </w:p>
        </w:tc>
        <w:tc>
          <w:tcPr>
            <w:tcW w:w="968" w:type="dxa"/>
            <w:noWrap/>
            <w:hideMark/>
          </w:tcPr>
          <w:p w14:paraId="24787A0F"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Neutral comparisons</w:t>
            </w:r>
          </w:p>
        </w:tc>
        <w:tc>
          <w:tcPr>
            <w:tcW w:w="968" w:type="dxa"/>
            <w:noWrap/>
            <w:hideMark/>
          </w:tcPr>
          <w:p w14:paraId="3CEF62BF"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Negative comparisons</w:t>
            </w:r>
          </w:p>
        </w:tc>
        <w:tc>
          <w:tcPr>
            <w:tcW w:w="1027" w:type="dxa"/>
            <w:noWrap/>
            <w:hideMark/>
          </w:tcPr>
          <w:p w14:paraId="46AC164C"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 positive comparisons</w:t>
            </w:r>
          </w:p>
        </w:tc>
      </w:tr>
      <w:tr w:rsidR="00492B06" w:rsidRPr="005202C0" w14:paraId="26C63B48" w14:textId="77777777" w:rsidTr="00E20CF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00AE6CEF" w14:textId="77777777" w:rsidR="00492B06" w:rsidRPr="00E20CFF" w:rsidRDefault="00492B06" w:rsidP="00E20CFF">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Soybean</w:t>
            </w:r>
          </w:p>
        </w:tc>
        <w:tc>
          <w:tcPr>
            <w:tcW w:w="896" w:type="dxa"/>
            <w:noWrap/>
            <w:hideMark/>
          </w:tcPr>
          <w:p w14:paraId="3E95C40C"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Maize</w:t>
            </w:r>
          </w:p>
        </w:tc>
        <w:tc>
          <w:tcPr>
            <w:tcW w:w="2625" w:type="dxa"/>
            <w:noWrap/>
            <w:hideMark/>
          </w:tcPr>
          <w:p w14:paraId="128ED52F"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Biochar + Inorganic Fertilizer + Inorganic Micronutrients Inputs</w:t>
            </w:r>
          </w:p>
        </w:tc>
        <w:tc>
          <w:tcPr>
            <w:tcW w:w="868" w:type="dxa"/>
            <w:noWrap/>
            <w:hideMark/>
          </w:tcPr>
          <w:p w14:paraId="0C951C55"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646" w:type="dxa"/>
            <w:noWrap/>
            <w:hideMark/>
          </w:tcPr>
          <w:p w14:paraId="4F6C9B74"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984" w:type="dxa"/>
            <w:noWrap/>
            <w:hideMark/>
          </w:tcPr>
          <w:p w14:paraId="1494A249"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968" w:type="dxa"/>
            <w:noWrap/>
            <w:hideMark/>
          </w:tcPr>
          <w:p w14:paraId="252288A3"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8</w:t>
            </w:r>
          </w:p>
        </w:tc>
        <w:tc>
          <w:tcPr>
            <w:tcW w:w="968" w:type="dxa"/>
            <w:noWrap/>
            <w:hideMark/>
          </w:tcPr>
          <w:p w14:paraId="38E09EF2"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968" w:type="dxa"/>
            <w:noWrap/>
            <w:hideMark/>
          </w:tcPr>
          <w:p w14:paraId="1C3E7991"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027" w:type="dxa"/>
            <w:noWrap/>
            <w:hideMark/>
          </w:tcPr>
          <w:p w14:paraId="23CA6660"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bl>
    <w:p w14:paraId="7EDDF2DC" w14:textId="77777777" w:rsidR="007E3C52" w:rsidRDefault="007E3C52">
      <w:pPr>
        <w:jc w:val="left"/>
        <w:rPr>
          <w:rFonts w:eastAsiaTheme="majorEastAsia" w:cstheme="majorBidi"/>
          <w:b/>
          <w:iCs/>
          <w:color w:val="EE0000"/>
          <w:highlight w:val="yellow"/>
        </w:rPr>
      </w:pPr>
      <w:r>
        <w:rPr>
          <w:color w:val="EE0000"/>
          <w:highlight w:val="yellow"/>
        </w:rPr>
        <w:br w:type="page"/>
      </w:r>
    </w:p>
    <w:p w14:paraId="75F52014" w14:textId="29D134DA" w:rsidR="007A62F4" w:rsidRPr="00E741C0" w:rsidRDefault="00AA0311" w:rsidP="00E741C0">
      <w:pPr>
        <w:pStyle w:val="Tables"/>
        <w:rPr>
          <w:bCs/>
        </w:rPr>
      </w:pPr>
      <w:r>
        <w:lastRenderedPageBreak/>
        <w:t xml:space="preserve">TABLE 2B.S8. Effects of supplemental drip irrigation compared with rainfed agriculture on a) vegetable productivity, and b) profitability of vegetable systems in the high-priority areas of Scenario 2B in Kenya. </w:t>
      </w:r>
      <w:r>
        <w:rPr>
          <w:b w:val="0"/>
        </w:rPr>
        <w:t>Positive, neutral and negative comparisons are those in which supplemental drip irrigation improved, did not change or worsened the outcome compared with rainfed agriculture. For profitability, lower total costs count as an improvement. Results are shown by measured crop, companion species, irrigation method and outcome measured. A missing companion species indicates a sole crop.</w:t>
      </w:r>
    </w:p>
    <w:tbl>
      <w:tblPr>
        <w:tblStyle w:val="ListTable3-Accent1"/>
        <w:tblW w:w="10681" w:type="dxa"/>
        <w:tblLook w:val="04A0" w:firstRow="1" w:lastRow="0" w:firstColumn="1" w:lastColumn="0" w:noHBand="0" w:noVBand="1"/>
      </w:tblPr>
      <w:tblGrid>
        <w:gridCol w:w="916"/>
        <w:gridCol w:w="1047"/>
        <w:gridCol w:w="1283"/>
        <w:gridCol w:w="927"/>
        <w:gridCol w:w="736"/>
        <w:gridCol w:w="1175"/>
        <w:gridCol w:w="1147"/>
        <w:gridCol w:w="1147"/>
        <w:gridCol w:w="1147"/>
        <w:gridCol w:w="1156"/>
      </w:tblGrid>
      <w:tr w:rsidR="00AF64D3" w:rsidRPr="00AF64D3" w14:paraId="0E1E93FD" w14:textId="77777777" w:rsidTr="0044641C">
        <w:trPr>
          <w:cnfStyle w:val="100000000000" w:firstRow="1" w:lastRow="0" w:firstColumn="0" w:lastColumn="0" w:oddVBand="0" w:evenVBand="0" w:oddHBand="0" w:evenHBand="0" w:firstRowFirstColumn="0" w:firstRowLastColumn="0" w:lastRowFirstColumn="0" w:lastRowLastColumn="0"/>
          <w:trHeight w:val="396"/>
        </w:trPr>
        <w:tc>
          <w:tcPr>
            <w:cnfStyle w:val="001000000100" w:firstRow="0" w:lastRow="0" w:firstColumn="1" w:lastColumn="0" w:oddVBand="0" w:evenVBand="0" w:oddHBand="0" w:evenHBand="0" w:firstRowFirstColumn="1" w:firstRowLastColumn="0" w:lastRowFirstColumn="0" w:lastRowLastColumn="0"/>
            <w:tcW w:w="10681" w:type="dxa"/>
            <w:gridSpan w:val="10"/>
            <w:noWrap/>
            <w:hideMark/>
          </w:tcPr>
          <w:p w14:paraId="382C1496" w14:textId="77777777" w:rsidR="00AF64D3" w:rsidRPr="00AF64D3" w:rsidRDefault="00AF64D3" w:rsidP="0044641C">
            <w:pPr>
              <w:jc w:val="left"/>
              <w:rPr>
                <w:rFonts w:eastAsia="Times New Roman" w:cs="Calibri Light"/>
                <w:kern w:val="0"/>
                <w:sz w:val="16"/>
                <w:szCs w:val="16"/>
                <w:lang w:eastAsia="en-GB"/>
                <w14:ligatures w14:val="none"/>
              </w:rPr>
            </w:pPr>
            <w:r>
              <w:rPr>
                <w:rFonts w:eastAsia="Times New Roman" w:cs="Calibri Light"/>
                <w:kern w:val="0"/>
                <w:sz w:val="16"/>
                <w:szCs w:val="16"/>
                <w:lang w:eastAsia="en-GB"/>
                <w14:ligatures w14:val="none"/>
              </w:rPr>
              <w:t>a) Vegetable productivity, by measured crop, companion species, irrigation method, and outcome measured.</w:t>
            </w:r>
          </w:p>
        </w:tc>
      </w:tr>
      <w:tr w:rsidR="00AF64D3" w:rsidRPr="00AF64D3" w14:paraId="2496EA3C" w14:textId="77777777" w:rsidTr="0044641C">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46200E0D" w14:textId="77777777" w:rsidR="00AF64D3" w:rsidRPr="00AF64D3" w:rsidRDefault="00AF64D3" w:rsidP="0044641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Measured crop</w:t>
            </w:r>
          </w:p>
        </w:tc>
        <w:tc>
          <w:tcPr>
            <w:tcW w:w="1047" w:type="dxa"/>
            <w:noWrap/>
            <w:hideMark/>
          </w:tcPr>
          <w:p w14:paraId="56C7EAF4"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283" w:type="dxa"/>
            <w:noWrap/>
            <w:hideMark/>
          </w:tcPr>
          <w:p w14:paraId="4E8D7180"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Irrigation method</w:t>
            </w:r>
          </w:p>
        </w:tc>
        <w:tc>
          <w:tcPr>
            <w:tcW w:w="927" w:type="dxa"/>
            <w:noWrap/>
            <w:hideMark/>
          </w:tcPr>
          <w:p w14:paraId="234813B1"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736" w:type="dxa"/>
            <w:noWrap/>
            <w:hideMark/>
          </w:tcPr>
          <w:p w14:paraId="1F283F20"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175" w:type="dxa"/>
            <w:noWrap/>
            <w:hideMark/>
          </w:tcPr>
          <w:p w14:paraId="660A6F96"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147" w:type="dxa"/>
            <w:noWrap/>
            <w:hideMark/>
          </w:tcPr>
          <w:p w14:paraId="3967B9D7"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147" w:type="dxa"/>
            <w:noWrap/>
            <w:hideMark/>
          </w:tcPr>
          <w:p w14:paraId="5B51399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147" w:type="dxa"/>
            <w:noWrap/>
            <w:hideMark/>
          </w:tcPr>
          <w:p w14:paraId="561BDA9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152" w:type="dxa"/>
            <w:noWrap/>
            <w:hideMark/>
          </w:tcPr>
          <w:p w14:paraId="059E4A59"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AF64D3" w:rsidRPr="00AF64D3" w14:paraId="424C73B6" w14:textId="77777777" w:rsidTr="0044641C">
        <w:trPr>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4CA4D896" w14:textId="77777777" w:rsidR="00AF64D3" w:rsidRPr="00AF64D3" w:rsidRDefault="00AF64D3" w:rsidP="0044641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Cabbage</w:t>
            </w:r>
          </w:p>
        </w:tc>
        <w:tc>
          <w:tcPr>
            <w:tcW w:w="1047" w:type="dxa"/>
            <w:noWrap/>
            <w:hideMark/>
          </w:tcPr>
          <w:p w14:paraId="6B15D5B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283" w:type="dxa"/>
            <w:noWrap/>
            <w:hideMark/>
          </w:tcPr>
          <w:p w14:paraId="3FB3FA63"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Supplemental drip irrigation</w:t>
            </w:r>
          </w:p>
        </w:tc>
        <w:tc>
          <w:tcPr>
            <w:tcW w:w="927" w:type="dxa"/>
            <w:noWrap/>
            <w:hideMark/>
          </w:tcPr>
          <w:p w14:paraId="76997104"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Crop Yield</w:t>
            </w:r>
          </w:p>
        </w:tc>
        <w:tc>
          <w:tcPr>
            <w:tcW w:w="736" w:type="dxa"/>
            <w:noWrap/>
            <w:hideMark/>
          </w:tcPr>
          <w:p w14:paraId="7791AA79"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75" w:type="dxa"/>
            <w:noWrap/>
            <w:hideMark/>
          </w:tcPr>
          <w:p w14:paraId="2A45E64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147" w:type="dxa"/>
            <w:noWrap/>
            <w:hideMark/>
          </w:tcPr>
          <w:p w14:paraId="569F4705"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147" w:type="dxa"/>
            <w:noWrap/>
            <w:hideMark/>
          </w:tcPr>
          <w:p w14:paraId="37746AE0"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47" w:type="dxa"/>
            <w:noWrap/>
            <w:hideMark/>
          </w:tcPr>
          <w:p w14:paraId="0834E7F9"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2" w:type="dxa"/>
            <w:noWrap/>
            <w:hideMark/>
          </w:tcPr>
          <w:p w14:paraId="70B3F1B4"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F64D3" w:rsidRPr="00AF64D3" w14:paraId="396315A4" w14:textId="77777777" w:rsidTr="0044641C">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0681" w:type="dxa"/>
            <w:gridSpan w:val="10"/>
            <w:shd w:val="clear" w:color="auto" w:fill="156082" w:themeFill="accent1"/>
            <w:noWrap/>
            <w:hideMark/>
          </w:tcPr>
          <w:p w14:paraId="09FFE78F" w14:textId="77777777" w:rsidR="00AF64D3" w:rsidRPr="00AF64D3" w:rsidRDefault="00AF64D3" w:rsidP="0044641C">
            <w:pPr>
              <w:jc w:val="left"/>
              <w:rPr>
                <w:rFonts w:eastAsia="Times New Roman" w:cs="Calibri Light"/>
                <w:color w:val="FFFFFF" w:themeColor="background1"/>
                <w:kern w:val="0"/>
                <w:sz w:val="16"/>
                <w:szCs w:val="16"/>
                <w:lang w:eastAsia="en-GB"/>
                <w14:ligatures w14:val="none"/>
              </w:rPr>
            </w:pPr>
            <w:r>
              <w:rPr>
                <w:rFonts w:eastAsia="Times New Roman" w:cs="Calibri Light"/>
                <w:color w:val="FFFFFF" w:themeColor="background1"/>
                <w:kern w:val="0"/>
                <w:sz w:val="16"/>
                <w:szCs w:val="16"/>
                <w:lang w:eastAsia="en-GB"/>
                <w14:ligatures w14:val="none"/>
              </w:rPr>
              <w:t>b) Profitability of vegetable systems, by main crop, companion species, irrigation method, and outcome measured.</w:t>
            </w:r>
          </w:p>
        </w:tc>
      </w:tr>
      <w:tr w:rsidR="00AF64D3" w:rsidRPr="00AF64D3" w14:paraId="6C95FB08" w14:textId="77777777" w:rsidTr="0044641C">
        <w:trPr>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2942135D" w14:textId="77777777" w:rsidR="00AF64D3" w:rsidRPr="00AF64D3" w:rsidRDefault="00AF64D3" w:rsidP="0044641C">
            <w:pPr>
              <w:jc w:val="left"/>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Main crop</w:t>
            </w:r>
          </w:p>
        </w:tc>
        <w:tc>
          <w:tcPr>
            <w:tcW w:w="1047" w:type="dxa"/>
            <w:noWrap/>
            <w:hideMark/>
          </w:tcPr>
          <w:p w14:paraId="66EDA801"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Companion species</w:t>
            </w:r>
          </w:p>
        </w:tc>
        <w:tc>
          <w:tcPr>
            <w:tcW w:w="1283" w:type="dxa"/>
            <w:noWrap/>
            <w:hideMark/>
          </w:tcPr>
          <w:p w14:paraId="46532AAB"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Irrigation method</w:t>
            </w:r>
          </w:p>
        </w:tc>
        <w:tc>
          <w:tcPr>
            <w:tcW w:w="927" w:type="dxa"/>
            <w:noWrap/>
            <w:hideMark/>
          </w:tcPr>
          <w:p w14:paraId="7F98C91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Outcome measured</w:t>
            </w:r>
          </w:p>
        </w:tc>
        <w:tc>
          <w:tcPr>
            <w:tcW w:w="736" w:type="dxa"/>
            <w:noWrap/>
            <w:hideMark/>
          </w:tcPr>
          <w:p w14:paraId="2366A769"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Studies</w:t>
            </w:r>
          </w:p>
        </w:tc>
        <w:tc>
          <w:tcPr>
            <w:tcW w:w="1175" w:type="dxa"/>
            <w:noWrap/>
            <w:hideMark/>
          </w:tcPr>
          <w:p w14:paraId="343121F7"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Comparisons</w:t>
            </w:r>
          </w:p>
        </w:tc>
        <w:tc>
          <w:tcPr>
            <w:tcW w:w="1147" w:type="dxa"/>
            <w:noWrap/>
            <w:hideMark/>
          </w:tcPr>
          <w:p w14:paraId="5BF0CAC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Positive comparisons</w:t>
            </w:r>
          </w:p>
        </w:tc>
        <w:tc>
          <w:tcPr>
            <w:tcW w:w="1147" w:type="dxa"/>
            <w:noWrap/>
            <w:hideMark/>
          </w:tcPr>
          <w:p w14:paraId="3F9F6000"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Neutral comparisons</w:t>
            </w:r>
          </w:p>
        </w:tc>
        <w:tc>
          <w:tcPr>
            <w:tcW w:w="1147" w:type="dxa"/>
            <w:noWrap/>
            <w:hideMark/>
          </w:tcPr>
          <w:p w14:paraId="6032AC93"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Negative comparisons</w:t>
            </w:r>
          </w:p>
        </w:tc>
        <w:tc>
          <w:tcPr>
            <w:tcW w:w="1152" w:type="dxa"/>
            <w:noWrap/>
            <w:hideMark/>
          </w:tcPr>
          <w:p w14:paraId="131375AC"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Pr>
                <w:rFonts w:eastAsia="Times New Roman" w:cs="Calibri Light"/>
                <w:b/>
                <w:bCs/>
                <w:color w:val="000000"/>
                <w:kern w:val="0"/>
                <w:sz w:val="16"/>
                <w:szCs w:val="16"/>
                <w:lang w:eastAsia="en-GB"/>
                <w14:ligatures w14:val="none"/>
              </w:rPr>
              <w:t>% positive comparisons</w:t>
            </w:r>
          </w:p>
        </w:tc>
      </w:tr>
      <w:tr w:rsidR="00AF64D3" w:rsidRPr="00AF64D3" w14:paraId="6524C296" w14:textId="77777777" w:rsidTr="0044641C">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50CC60E9" w14:textId="77777777" w:rsidR="00AF64D3" w:rsidRPr="00AF64D3" w:rsidRDefault="00AF64D3" w:rsidP="0044641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Cabbage</w:t>
            </w:r>
          </w:p>
        </w:tc>
        <w:tc>
          <w:tcPr>
            <w:tcW w:w="1047" w:type="dxa"/>
            <w:noWrap/>
            <w:hideMark/>
          </w:tcPr>
          <w:p w14:paraId="4BAE9FFD"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283" w:type="dxa"/>
            <w:noWrap/>
            <w:hideMark/>
          </w:tcPr>
          <w:p w14:paraId="053C827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Supplemental drip irrigation</w:t>
            </w:r>
          </w:p>
        </w:tc>
        <w:tc>
          <w:tcPr>
            <w:tcW w:w="927" w:type="dxa"/>
            <w:noWrap/>
            <w:hideMark/>
          </w:tcPr>
          <w:p w14:paraId="7D666CCA"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Net Return</w:t>
            </w:r>
          </w:p>
        </w:tc>
        <w:tc>
          <w:tcPr>
            <w:tcW w:w="736" w:type="dxa"/>
            <w:noWrap/>
            <w:hideMark/>
          </w:tcPr>
          <w:p w14:paraId="5D6885D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75" w:type="dxa"/>
            <w:noWrap/>
            <w:hideMark/>
          </w:tcPr>
          <w:p w14:paraId="0DE401CC"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147" w:type="dxa"/>
            <w:noWrap/>
            <w:hideMark/>
          </w:tcPr>
          <w:p w14:paraId="7F259D69"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147" w:type="dxa"/>
            <w:noWrap/>
            <w:hideMark/>
          </w:tcPr>
          <w:p w14:paraId="6114CF16"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47" w:type="dxa"/>
            <w:noWrap/>
            <w:hideMark/>
          </w:tcPr>
          <w:p w14:paraId="76596843"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52" w:type="dxa"/>
            <w:noWrap/>
            <w:hideMark/>
          </w:tcPr>
          <w:p w14:paraId="5F01DA68"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100</w:t>
            </w:r>
          </w:p>
        </w:tc>
      </w:tr>
      <w:tr w:rsidR="00AF64D3" w:rsidRPr="00AF64D3" w14:paraId="630ACFEE" w14:textId="77777777" w:rsidTr="0044641C">
        <w:trPr>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4E49E988" w14:textId="77777777" w:rsidR="00AF64D3" w:rsidRPr="00AF64D3" w:rsidRDefault="00AF64D3" w:rsidP="0044641C">
            <w:pPr>
              <w:jc w:val="left"/>
              <w:rPr>
                <w:rFonts w:eastAsia="Times New Roman" w:cs="Calibri Light"/>
                <w:b w:val="0"/>
                <w:bCs w:val="0"/>
                <w:color w:val="000000"/>
                <w:kern w:val="0"/>
                <w:sz w:val="16"/>
                <w:szCs w:val="16"/>
                <w:lang w:eastAsia="en-GB"/>
                <w14:ligatures w14:val="none"/>
              </w:rPr>
            </w:pPr>
            <w:r>
              <w:rPr>
                <w:rFonts w:eastAsia="Times New Roman" w:cs="Calibri Light"/>
                <w:b w:val="0"/>
                <w:bCs w:val="0"/>
                <w:color w:val="000000"/>
                <w:kern w:val="0"/>
                <w:sz w:val="16"/>
                <w:szCs w:val="16"/>
                <w:lang w:eastAsia="en-GB"/>
                <w14:ligatures w14:val="none"/>
              </w:rPr>
              <w:t>Cabbage</w:t>
            </w:r>
          </w:p>
        </w:tc>
        <w:tc>
          <w:tcPr>
            <w:tcW w:w="1047" w:type="dxa"/>
            <w:noWrap/>
            <w:hideMark/>
          </w:tcPr>
          <w:p w14:paraId="0490D59C"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w:t>
            </w:r>
          </w:p>
        </w:tc>
        <w:tc>
          <w:tcPr>
            <w:tcW w:w="1283" w:type="dxa"/>
            <w:noWrap/>
            <w:hideMark/>
          </w:tcPr>
          <w:p w14:paraId="435F74EC"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Supplemental drip irrigation</w:t>
            </w:r>
          </w:p>
        </w:tc>
        <w:tc>
          <w:tcPr>
            <w:tcW w:w="927" w:type="dxa"/>
            <w:noWrap/>
            <w:hideMark/>
          </w:tcPr>
          <w:p w14:paraId="401564DD"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Total Cost</w:t>
            </w:r>
          </w:p>
        </w:tc>
        <w:tc>
          <w:tcPr>
            <w:tcW w:w="736" w:type="dxa"/>
            <w:noWrap/>
            <w:hideMark/>
          </w:tcPr>
          <w:p w14:paraId="0FCB580B"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1</w:t>
            </w:r>
          </w:p>
        </w:tc>
        <w:tc>
          <w:tcPr>
            <w:tcW w:w="1175" w:type="dxa"/>
            <w:noWrap/>
            <w:hideMark/>
          </w:tcPr>
          <w:p w14:paraId="06FD44BD"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147" w:type="dxa"/>
            <w:noWrap/>
            <w:hideMark/>
          </w:tcPr>
          <w:p w14:paraId="3D42B69D"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47" w:type="dxa"/>
            <w:noWrap/>
            <w:hideMark/>
          </w:tcPr>
          <w:p w14:paraId="43648877"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c>
          <w:tcPr>
            <w:tcW w:w="1147" w:type="dxa"/>
            <w:noWrap/>
            <w:hideMark/>
          </w:tcPr>
          <w:p w14:paraId="02D4187F"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6</w:t>
            </w:r>
          </w:p>
        </w:tc>
        <w:tc>
          <w:tcPr>
            <w:tcW w:w="1152" w:type="dxa"/>
            <w:noWrap/>
            <w:hideMark/>
          </w:tcPr>
          <w:p w14:paraId="1DBC7CC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0</w:t>
            </w:r>
          </w:p>
        </w:tc>
      </w:tr>
    </w:tbl>
    <w:p w14:paraId="3AFE0F9D" w14:textId="77777777" w:rsidR="000B48BC" w:rsidRDefault="000B48BC">
      <w:pPr>
        <w:jc w:val="left"/>
        <w:rPr>
          <w:rFonts w:eastAsiaTheme="majorEastAsia" w:cstheme="majorBidi"/>
          <w:b/>
          <w:iCs/>
        </w:rPr>
      </w:pPr>
      <w:r>
        <w:rPr>
          <w:rFonts w:eastAsiaTheme="majorEastAsia" w:cstheme="majorBidi"/>
          <w:b/>
          <w:iCs/>
        </w:rPr>
        <w:br w:type="page"/>
      </w:r>
    </w:p>
    <w:p w14:paraId="27450333" w14:textId="77777777" w:rsidR="000D5AC7" w:rsidRDefault="000D5AC7" w:rsidP="000D5AC7">
      <w:pPr>
        <w:pStyle w:val="Heading2"/>
      </w:pPr>
      <w:r>
        <w:lastRenderedPageBreak/>
        <w:t>5.3. Ethiopia</w:t>
      </w:r>
    </w:p>
    <w:p w14:paraId="053D14F3" w14:textId="77777777" w:rsidR="00BA7373" w:rsidRPr="00BA7373" w:rsidRDefault="000D5AC7" w:rsidP="00BA7373">
      <w:pPr>
        <w:pStyle w:val="Heading3"/>
      </w:pPr>
      <w:r w:rsidRPr="00BA7373">
        <w:t>5.3.1. Scenario 3A:</w:t>
      </w:r>
      <w:r w:rsidR="00BA7373" w:rsidRPr="00BA7373">
        <w:t xml:space="preserve"> </w:t>
      </w:r>
      <w:r w:rsidR="00BA7373" w:rsidRPr="00BA7373">
        <w:t>Hillside agroforestry</w:t>
      </w:r>
    </w:p>
    <w:p w14:paraId="51F718D7" w14:textId="5021D485" w:rsidR="000D5AC7" w:rsidRDefault="000D5AC7" w:rsidP="00BA7373">
      <w:pPr>
        <w:pStyle w:val="Heading3"/>
      </w:pPr>
      <w:r>
        <w:t>5.3.</w:t>
      </w:r>
      <w:r>
        <w:t>2</w:t>
      </w:r>
      <w:r>
        <w:t>. Scenario 3</w:t>
      </w:r>
      <w:r>
        <w:t>B</w:t>
      </w:r>
      <w:r>
        <w:t>:</w:t>
      </w:r>
      <w:r w:rsidR="00BA7373">
        <w:t xml:space="preserve"> </w:t>
      </w:r>
      <w:r w:rsidR="00BA7373" w:rsidRPr="007F00A0">
        <w:t>Surplus–stunting paradox</w:t>
      </w:r>
    </w:p>
    <w:p w14:paraId="5AD18A98" w14:textId="2C3FF7CB" w:rsidR="000D5AC7" w:rsidRPr="00690D39" w:rsidRDefault="000D5AC7" w:rsidP="00690D39">
      <w:pPr>
        <w:pStyle w:val="Heading3"/>
      </w:pPr>
      <w:r w:rsidRPr="00690D39">
        <w:t>5.3.</w:t>
      </w:r>
      <w:r w:rsidRPr="00690D39">
        <w:t>3</w:t>
      </w:r>
      <w:r w:rsidRPr="00690D39">
        <w:t>. Scenario 3</w:t>
      </w:r>
      <w:r w:rsidRPr="00690D39">
        <w:t>C</w:t>
      </w:r>
      <w:r w:rsidRPr="00690D39">
        <w:t>:</w:t>
      </w:r>
      <w:r w:rsidR="00690D39" w:rsidRPr="00690D39">
        <w:t xml:space="preserve"> </w:t>
      </w:r>
      <w:r w:rsidR="00690D39" w:rsidRPr="00690D39">
        <w:t>Pastoral water and conflict</w:t>
      </w:r>
    </w:p>
    <w:p w14:paraId="3A7AA5BB" w14:textId="77777777" w:rsidR="000D5AC7" w:rsidRPr="000D5AC7" w:rsidRDefault="000D5AC7" w:rsidP="000D5AC7"/>
    <w:p w14:paraId="1AAFD428" w14:textId="43B8E564" w:rsidR="00BD4D75" w:rsidRDefault="00BD4D75">
      <w:pPr>
        <w:jc w:val="left"/>
        <w:rPr>
          <w:rFonts w:eastAsiaTheme="majorEastAsia" w:cstheme="majorBidi"/>
          <w:b/>
          <w:iCs/>
        </w:rPr>
      </w:pPr>
      <w:r>
        <w:rPr>
          <w:rFonts w:eastAsiaTheme="majorEastAsia" w:cstheme="majorBidi"/>
          <w:b/>
          <w:iCs/>
        </w:rPr>
        <w:br w:type="page"/>
      </w:r>
    </w:p>
    <w:sectPr w:rsidR="00BD4D75" w:rsidSect="00EE5C63">
      <w:pgSz w:w="11906" w:h="16838"/>
      <w:pgMar w:top="851" w:right="567" w:bottom="851" w:left="56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Nyawira, Sylvia  (Alliance Bioversity-CIAT)" w:date="1900-01-01T00:00:00Z" w:initials="NB">
    <w:p w14:paraId="6501C472" w14:textId="392CD958" w:rsidR="002E78C3" w:rsidRPr="00C01E0A" w:rsidRDefault="002E78C3">
      <w:pPr>
        <w:pStyle w:val="CommentText"/>
      </w:pPr>
      <w:r w:rsidRPr="00C01E0A">
        <w:rPr>
          <w:rStyle w:val="CommentReference"/>
        </w:rPr>
        <w:annotationRef/>
      </w:r>
      <w:r w:rsidRPr="00C01E0A">
        <w:t xml:space="preserve">Again here I would make the report less scientific: </w:t>
      </w:r>
    </w:p>
    <w:p w14:paraId="50D6B23D" w14:textId="426E020C" w:rsidR="002E78C3" w:rsidRPr="00C01E0A" w:rsidRDefault="002E78C3">
      <w:pPr>
        <w:pStyle w:val="CommentText"/>
      </w:pPr>
      <w:r w:rsidRPr="00C01E0A">
        <w:t>2.1 Building the evidence base - here is where i would summarize how the evidence was built here with all information containing the datasets and also justify why we chose that data sets.</w:t>
      </w:r>
    </w:p>
    <w:p w14:paraId="27FAF8F2" w14:textId="5DF7213B" w:rsidR="002E78C3" w:rsidRPr="00C01E0A" w:rsidRDefault="002E78C3">
      <w:pPr>
        <w:pStyle w:val="CommentText"/>
      </w:pPr>
      <w:r w:rsidRPr="00C01E0A">
        <w:t xml:space="preserve"> 2.2 Identifying nutrition and food-system priorities - here I would give a very high summary of all the archetypes work by Trini and reference her report, I would include a table summarizing the different archetypes/scenarios for all the countryies and  add description of the logic/summary of what the individual scenario or archetype represents. More details can be found in Trinis report and we reference it.</w:t>
      </w:r>
    </w:p>
    <w:p w14:paraId="28CE4216" w14:textId="061429C3" w:rsidR="002E78C3" w:rsidRPr="00C01E0A" w:rsidRDefault="002E78C3">
      <w:pPr>
        <w:pStyle w:val="CommentText"/>
      </w:pPr>
      <w:r w:rsidRPr="00C01E0A">
        <w:t xml:space="preserve"> 2.3 Matching AE/RA practices to priority nutrition areas - this section should provide a summary of how the mapping of the practices was done and i would tend to combine this with a summary of how evidence gaps were identified </w:t>
      </w:r>
    </w:p>
  </w:comment>
  <w:comment w:id="23" w:author="Nyawira, Sylvia  (Alliance Bioversity-CIAT)" w:date="2026-10-12T17:25:00Z" w:initials="NB">
    <w:p w14:paraId="764FCE5D" w14:textId="026CE3E3" w:rsidR="002E78C3" w:rsidRPr="00C01E0A" w:rsidRDefault="002E78C3">
      <w:pPr>
        <w:pStyle w:val="CommentText"/>
      </w:pPr>
      <w:r w:rsidRPr="00C01E0A">
        <w:rPr>
          <w:rStyle w:val="CommentReference"/>
        </w:rPr>
        <w:annotationRef/>
      </w:r>
      <w:r w:rsidRPr="00C01E0A">
        <w:t>we could think of a more less scientific title for this but we can do this later. I like the presentation format and am comfortable with how it flows</w:t>
      </w:r>
    </w:p>
  </w:comment>
  <w:comment w:id="36" w:author="Nyawira, Sylvia  (Alliance Bioversity-CIAT)" w:date="2026-10-12T17:47:00Z" w:initials="NB">
    <w:p w14:paraId="7142BC77" w14:textId="451CFA91" w:rsidR="002E78C3" w:rsidRPr="00C01E0A" w:rsidRDefault="002E78C3">
      <w:pPr>
        <w:pStyle w:val="CommentText"/>
      </w:pPr>
      <w:r w:rsidRPr="00C01E0A">
        <w:rPr>
          <w:rStyle w:val="CommentReference"/>
        </w:rPr>
        <w:annotationRef/>
      </w:r>
      <w:r w:rsidRPr="00C01E0A">
        <w:t xml:space="preserve">here I would go into descriing the promising practices for each archertype. I would not start describing the whole archetype again, assuming there is a table that gives the description is section 2. The key results here should be the map of the archetype along the map of the study sites and then moving into the evidence, describe the outcomes associated. I would really synthesize the information. </w:t>
      </w:r>
    </w:p>
    <w:p w14:paraId="4E2D9ACD" w14:textId="7B037F04" w:rsidR="002E78C3" w:rsidRPr="00C01E0A" w:rsidRDefault="002E78C3">
      <w:pPr>
        <w:pStyle w:val="CommentText"/>
      </w:pPr>
    </w:p>
    <w:p w14:paraId="435A6B42" w14:textId="2C297555" w:rsidR="002E78C3" w:rsidRPr="00C01E0A" w:rsidRDefault="002E78C3">
      <w:pPr>
        <w:pStyle w:val="CommentText"/>
      </w:pPr>
    </w:p>
    <w:p w14:paraId="7512ABC9" w14:textId="54BE6E22" w:rsidR="002E78C3" w:rsidRDefault="002E78C3">
      <w:pPr>
        <w:pStyle w:val="CommentText"/>
      </w:pPr>
      <w:r w:rsidRPr="00C01E0A">
        <w:t>For each archetype the key scientific question is  what evidence on AE/RA practices exists? what practices would help in improve the conditions in that archetype and what positive outcomes whould be associated with it? what are the trade offs/negative outcomes.</w:t>
      </w:r>
    </w:p>
  </w:comment>
  <w:comment w:id="82" w:author="Sanchez, Andrea Cecilia (Alliance Bioversity-CIAT)" w:date="2026-10-27T18:19:00Z" w:initials="AS">
    <w:p w14:paraId="289F0108" w14:textId="77777777" w:rsidR="005667A0" w:rsidRDefault="005667A0" w:rsidP="005667A0">
      <w:pPr>
        <w:pStyle w:val="CommentText"/>
        <w:jc w:val="left"/>
      </w:pPr>
      <w:r>
        <w:rPr>
          <w:rStyle w:val="CommentReference"/>
        </w:rPr>
        <w:annotationRef/>
      </w:r>
      <w:r>
        <w:t>It is a tree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CE4216" w15:done="0"/>
  <w15:commentEx w15:paraId="764FCE5D" w15:done="1"/>
  <w15:commentEx w15:paraId="7512ABC9" w15:done="1"/>
  <w15:commentEx w15:paraId="289F01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43AFA" w16cex:dateUtc="2026-10-12T14:20:00Z"/>
  <w16cex:commentExtensible w16cex:durableId="32DBDCD9" w16cex:dateUtc="2026-10-12T14:25:00Z">
    <w16cex:extLst>
      <w16:ext w16:uri="{CE6994B0-6A32-4C9F-8C6B-6E91EDA988CE}">
        <cr:reactions xmlns:cr="http://schemas.microsoft.com/office/comments/2020/reactions">
          <cr:reaction reactionType="1">
            <cr:reactionInfo dateUtc="2026-10-21T13:12:00Z">
              <cr:user userId="S::andrea.sanchez@cgiar.org::1c01d433-d123-45b5-bcb7-0c97fcfb82b9" userProvider="AD" userName="Sanchez, Andrea Cecilia (Alliance Bioversity-CIAT)"/>
            </cr:reactionInfo>
          </cr:reaction>
        </cr:reactions>
      </w16:ext>
    </w16cex:extLst>
  </w16cex:commentExtensible>
  <w16cex:commentExtensible w16cex:durableId="25EE8EA5" w16cex:dateUtc="2026-10-12T14:47:00Z">
    <w16cex:extLst>
      <w16:ext w16:uri="{CE6994B0-6A32-4C9F-8C6B-6E91EDA988CE}">
        <cr:reactions xmlns:cr="http://schemas.microsoft.com/office/comments/2020/reactions">
          <cr:reaction reactionType="1">
            <cr:reactionInfo dateUtc="2026-10-21T13:11:59Z">
              <cr:user userId="S::andrea.sanchez@cgiar.org::1c01d433-d123-45b5-bcb7-0c97fcfb82b9" userProvider="AD" userName="Sanchez, Andrea Cecilia (Alliance Bioversity-CIAT)"/>
            </cr:reactionInfo>
          </cr:reaction>
        </cr:reactions>
      </w16:ext>
    </w16cex:extLst>
  </w16cex:commentExtensible>
  <w16cex:commentExtensible w16cex:durableId="4AB3625D" w16cex:dateUtc="2026-10-27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CE4216" w16cid:durableId="3D843AFA"/>
  <w16cid:commentId w16cid:paraId="764FCE5D" w16cid:durableId="32DBDCD9"/>
  <w16cid:commentId w16cid:paraId="7512ABC9" w16cid:durableId="25EE8EA5"/>
  <w16cid:commentId w16cid:paraId="289F0108" w16cid:durableId="4AB362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E374A" w14:textId="77777777" w:rsidR="006B6D12" w:rsidRPr="00C01E0A" w:rsidRDefault="006B6D12" w:rsidP="00D877BE">
      <w:pPr>
        <w:spacing w:after="0" w:line="240" w:lineRule="auto"/>
      </w:pPr>
      <w:r w:rsidRPr="00C01E0A">
        <w:separator/>
      </w:r>
    </w:p>
  </w:endnote>
  <w:endnote w:type="continuationSeparator" w:id="0">
    <w:p w14:paraId="13AFF772" w14:textId="77777777" w:rsidR="006B6D12" w:rsidRPr="00C01E0A" w:rsidRDefault="006B6D12" w:rsidP="00D877BE">
      <w:pPr>
        <w:spacing w:after="0" w:line="240" w:lineRule="auto"/>
      </w:pPr>
      <w:r w:rsidRPr="00C01E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E6AAA" w14:textId="77777777" w:rsidR="006B6D12" w:rsidRPr="00C01E0A" w:rsidRDefault="006B6D12" w:rsidP="00D877BE">
      <w:pPr>
        <w:spacing w:after="0" w:line="240" w:lineRule="auto"/>
      </w:pPr>
      <w:r w:rsidRPr="00C01E0A">
        <w:separator/>
      </w:r>
    </w:p>
  </w:footnote>
  <w:footnote w:type="continuationSeparator" w:id="0">
    <w:p w14:paraId="0E1F6CD1" w14:textId="77777777" w:rsidR="006B6D12" w:rsidRPr="00C01E0A" w:rsidRDefault="006B6D12" w:rsidP="00D877BE">
      <w:pPr>
        <w:spacing w:after="0" w:line="240" w:lineRule="auto"/>
      </w:pPr>
      <w:r w:rsidRPr="00C01E0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2D4"/>
    <w:multiLevelType w:val="multilevel"/>
    <w:tmpl w:val="2D1E2B8E"/>
    <w:lvl w:ilvl="0">
      <w:start w:val="1"/>
      <w:numFmt w:val="bullet"/>
      <w:lvlText w:val=""/>
      <w:lvlJc w:val="left"/>
      <w:pPr>
        <w:tabs>
          <w:tab w:val="num" w:pos="720"/>
        </w:tabs>
        <w:ind w:left="720" w:hanging="360"/>
      </w:pPr>
      <w:rPr>
        <w:rFonts w:ascii="Wingdings" w:hAnsi="Wingdings"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0501E"/>
    <w:multiLevelType w:val="multilevel"/>
    <w:tmpl w:val="A86C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C363A"/>
    <w:multiLevelType w:val="multilevel"/>
    <w:tmpl w:val="26FA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6131D"/>
    <w:multiLevelType w:val="multilevel"/>
    <w:tmpl w:val="AEA0D5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92569"/>
    <w:multiLevelType w:val="hybridMultilevel"/>
    <w:tmpl w:val="C09C9D2C"/>
    <w:lvl w:ilvl="0" w:tplc="C7E081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0477C6"/>
    <w:multiLevelType w:val="hybridMultilevel"/>
    <w:tmpl w:val="6978B4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4B366CE"/>
    <w:multiLevelType w:val="multilevel"/>
    <w:tmpl w:val="6EE6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04657"/>
    <w:multiLevelType w:val="multilevel"/>
    <w:tmpl w:val="54B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80B50"/>
    <w:multiLevelType w:val="multilevel"/>
    <w:tmpl w:val="789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047EE"/>
    <w:multiLevelType w:val="hybridMultilevel"/>
    <w:tmpl w:val="762CE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6C386B"/>
    <w:multiLevelType w:val="multilevel"/>
    <w:tmpl w:val="627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16FDD"/>
    <w:multiLevelType w:val="multilevel"/>
    <w:tmpl w:val="7376E8E2"/>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9A6CA9"/>
    <w:multiLevelType w:val="multilevel"/>
    <w:tmpl w:val="96E2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765201">
    <w:abstractNumId w:val="5"/>
  </w:num>
  <w:num w:numId="2" w16cid:durableId="671372203">
    <w:abstractNumId w:val="7"/>
  </w:num>
  <w:num w:numId="3" w16cid:durableId="721097670">
    <w:abstractNumId w:val="9"/>
  </w:num>
  <w:num w:numId="4" w16cid:durableId="587618944">
    <w:abstractNumId w:val="12"/>
  </w:num>
  <w:num w:numId="5" w16cid:durableId="152914204">
    <w:abstractNumId w:val="6"/>
  </w:num>
  <w:num w:numId="6" w16cid:durableId="383453584">
    <w:abstractNumId w:val="4"/>
  </w:num>
  <w:num w:numId="7" w16cid:durableId="1121417363">
    <w:abstractNumId w:val="2"/>
  </w:num>
  <w:num w:numId="8" w16cid:durableId="1741100829">
    <w:abstractNumId w:val="3"/>
  </w:num>
  <w:num w:numId="9" w16cid:durableId="2015957346">
    <w:abstractNumId w:val="0"/>
  </w:num>
  <w:num w:numId="10" w16cid:durableId="1787965495">
    <w:abstractNumId w:val="11"/>
  </w:num>
  <w:num w:numId="11" w16cid:durableId="1355617253">
    <w:abstractNumId w:val="10"/>
  </w:num>
  <w:num w:numId="12" w16cid:durableId="1057585232">
    <w:abstractNumId w:val="8"/>
  </w:num>
  <w:num w:numId="13" w16cid:durableId="9542150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yawira, Sylvia  (Alliance Bioversity-CIAT)">
    <w15:presenceInfo w15:providerId="AD" w15:userId="S::s.nyawira@cgiar.org::b1f57834-25c5-4dfa-8b95-90bd4a9fdf41"/>
  </w15:person>
  <w15:person w15:author="Sanchez, Andrea Cecilia (Alliance Bioversity-CIAT)">
    <w15:presenceInfo w15:providerId="AD" w15:userId="S::andrea.sanchez@cgiar.org::1c01d433-d123-45b5-bcb7-0c97fcfb82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85"/>
    <w:rsid w:val="000005CE"/>
    <w:rsid w:val="00000F02"/>
    <w:rsid w:val="0000174F"/>
    <w:rsid w:val="00001B7B"/>
    <w:rsid w:val="00001C79"/>
    <w:rsid w:val="000030AA"/>
    <w:rsid w:val="0000388A"/>
    <w:rsid w:val="0000410F"/>
    <w:rsid w:val="0000411C"/>
    <w:rsid w:val="0000435C"/>
    <w:rsid w:val="000043C9"/>
    <w:rsid w:val="00004D7F"/>
    <w:rsid w:val="00005457"/>
    <w:rsid w:val="00005483"/>
    <w:rsid w:val="00007791"/>
    <w:rsid w:val="00007D44"/>
    <w:rsid w:val="00011432"/>
    <w:rsid w:val="00012E46"/>
    <w:rsid w:val="000131D5"/>
    <w:rsid w:val="00013662"/>
    <w:rsid w:val="00013888"/>
    <w:rsid w:val="00015484"/>
    <w:rsid w:val="0001765F"/>
    <w:rsid w:val="000176E6"/>
    <w:rsid w:val="00023074"/>
    <w:rsid w:val="00023B49"/>
    <w:rsid w:val="000245EF"/>
    <w:rsid w:val="00024BBA"/>
    <w:rsid w:val="00025778"/>
    <w:rsid w:val="00025CA7"/>
    <w:rsid w:val="00025E63"/>
    <w:rsid w:val="00025EDE"/>
    <w:rsid w:val="00026573"/>
    <w:rsid w:val="00026EC2"/>
    <w:rsid w:val="00027343"/>
    <w:rsid w:val="000278DC"/>
    <w:rsid w:val="00027924"/>
    <w:rsid w:val="000310DD"/>
    <w:rsid w:val="00031169"/>
    <w:rsid w:val="000313EC"/>
    <w:rsid w:val="000319E7"/>
    <w:rsid w:val="00031A59"/>
    <w:rsid w:val="00031DDB"/>
    <w:rsid w:val="000327B6"/>
    <w:rsid w:val="000329F1"/>
    <w:rsid w:val="00032D2C"/>
    <w:rsid w:val="000331C9"/>
    <w:rsid w:val="000331ED"/>
    <w:rsid w:val="00033C56"/>
    <w:rsid w:val="000346E3"/>
    <w:rsid w:val="00034886"/>
    <w:rsid w:val="000355D4"/>
    <w:rsid w:val="000360B7"/>
    <w:rsid w:val="0003647E"/>
    <w:rsid w:val="00037C0A"/>
    <w:rsid w:val="00041A30"/>
    <w:rsid w:val="000427F6"/>
    <w:rsid w:val="00043B4B"/>
    <w:rsid w:val="00043CCC"/>
    <w:rsid w:val="00044A02"/>
    <w:rsid w:val="00044FB8"/>
    <w:rsid w:val="0004580C"/>
    <w:rsid w:val="0004654C"/>
    <w:rsid w:val="00047264"/>
    <w:rsid w:val="00050758"/>
    <w:rsid w:val="00052066"/>
    <w:rsid w:val="000527E8"/>
    <w:rsid w:val="00052E61"/>
    <w:rsid w:val="00053229"/>
    <w:rsid w:val="00053868"/>
    <w:rsid w:val="00054593"/>
    <w:rsid w:val="000547D2"/>
    <w:rsid w:val="00054AEC"/>
    <w:rsid w:val="00056245"/>
    <w:rsid w:val="0005788D"/>
    <w:rsid w:val="000579E3"/>
    <w:rsid w:val="00063164"/>
    <w:rsid w:val="000636C3"/>
    <w:rsid w:val="00063A89"/>
    <w:rsid w:val="00063F96"/>
    <w:rsid w:val="00064895"/>
    <w:rsid w:val="000663A9"/>
    <w:rsid w:val="000669E5"/>
    <w:rsid w:val="00066D0B"/>
    <w:rsid w:val="000706F3"/>
    <w:rsid w:val="0007086D"/>
    <w:rsid w:val="00070931"/>
    <w:rsid w:val="00070F29"/>
    <w:rsid w:val="000721D3"/>
    <w:rsid w:val="000723AE"/>
    <w:rsid w:val="00073CDE"/>
    <w:rsid w:val="00073E32"/>
    <w:rsid w:val="000750E1"/>
    <w:rsid w:val="00076586"/>
    <w:rsid w:val="00077065"/>
    <w:rsid w:val="00077914"/>
    <w:rsid w:val="0008046C"/>
    <w:rsid w:val="000815D4"/>
    <w:rsid w:val="00081738"/>
    <w:rsid w:val="00081EEB"/>
    <w:rsid w:val="00082589"/>
    <w:rsid w:val="00084243"/>
    <w:rsid w:val="000842B6"/>
    <w:rsid w:val="00084A2F"/>
    <w:rsid w:val="00084A5A"/>
    <w:rsid w:val="0008598A"/>
    <w:rsid w:val="00085A4C"/>
    <w:rsid w:val="00085E35"/>
    <w:rsid w:val="00085F23"/>
    <w:rsid w:val="0009041D"/>
    <w:rsid w:val="00090D71"/>
    <w:rsid w:val="0009128D"/>
    <w:rsid w:val="00091DDE"/>
    <w:rsid w:val="00092FAC"/>
    <w:rsid w:val="00092FD4"/>
    <w:rsid w:val="000932E2"/>
    <w:rsid w:val="00093DB3"/>
    <w:rsid w:val="00094849"/>
    <w:rsid w:val="00094903"/>
    <w:rsid w:val="000950B7"/>
    <w:rsid w:val="0009511B"/>
    <w:rsid w:val="0009583D"/>
    <w:rsid w:val="00095950"/>
    <w:rsid w:val="000960F1"/>
    <w:rsid w:val="00096517"/>
    <w:rsid w:val="00096954"/>
    <w:rsid w:val="00097F7C"/>
    <w:rsid w:val="000A0B9B"/>
    <w:rsid w:val="000A2147"/>
    <w:rsid w:val="000A2582"/>
    <w:rsid w:val="000A458D"/>
    <w:rsid w:val="000A515A"/>
    <w:rsid w:val="000A54F7"/>
    <w:rsid w:val="000A5F6D"/>
    <w:rsid w:val="000A6A86"/>
    <w:rsid w:val="000A6AE8"/>
    <w:rsid w:val="000A7167"/>
    <w:rsid w:val="000A7648"/>
    <w:rsid w:val="000B02DB"/>
    <w:rsid w:val="000B1768"/>
    <w:rsid w:val="000B1A78"/>
    <w:rsid w:val="000B2604"/>
    <w:rsid w:val="000B289D"/>
    <w:rsid w:val="000B30A1"/>
    <w:rsid w:val="000B3547"/>
    <w:rsid w:val="000B3F72"/>
    <w:rsid w:val="000B432D"/>
    <w:rsid w:val="000B48BC"/>
    <w:rsid w:val="000B7220"/>
    <w:rsid w:val="000B740B"/>
    <w:rsid w:val="000B7AD7"/>
    <w:rsid w:val="000C180A"/>
    <w:rsid w:val="000C1A34"/>
    <w:rsid w:val="000C1BE8"/>
    <w:rsid w:val="000C1D5C"/>
    <w:rsid w:val="000C31FA"/>
    <w:rsid w:val="000C3AFB"/>
    <w:rsid w:val="000C3CC0"/>
    <w:rsid w:val="000C469F"/>
    <w:rsid w:val="000C4D0A"/>
    <w:rsid w:val="000C532C"/>
    <w:rsid w:val="000C54A9"/>
    <w:rsid w:val="000C5BF3"/>
    <w:rsid w:val="000C5FC3"/>
    <w:rsid w:val="000C68F5"/>
    <w:rsid w:val="000C71D3"/>
    <w:rsid w:val="000D00BF"/>
    <w:rsid w:val="000D0FDE"/>
    <w:rsid w:val="000D1F84"/>
    <w:rsid w:val="000D2F18"/>
    <w:rsid w:val="000D35CF"/>
    <w:rsid w:val="000D3B1E"/>
    <w:rsid w:val="000D3EC7"/>
    <w:rsid w:val="000D43E3"/>
    <w:rsid w:val="000D4B60"/>
    <w:rsid w:val="000D5280"/>
    <w:rsid w:val="000D5378"/>
    <w:rsid w:val="000D56D0"/>
    <w:rsid w:val="000D5907"/>
    <w:rsid w:val="000D5AC7"/>
    <w:rsid w:val="000D5E4C"/>
    <w:rsid w:val="000D6CB0"/>
    <w:rsid w:val="000E0CBE"/>
    <w:rsid w:val="000E1338"/>
    <w:rsid w:val="000E2BCB"/>
    <w:rsid w:val="000E2F6D"/>
    <w:rsid w:val="000E382E"/>
    <w:rsid w:val="000E3D99"/>
    <w:rsid w:val="000E6185"/>
    <w:rsid w:val="000E6642"/>
    <w:rsid w:val="000F0D4F"/>
    <w:rsid w:val="000F1E22"/>
    <w:rsid w:val="000F1F41"/>
    <w:rsid w:val="000F24B0"/>
    <w:rsid w:val="000F2C41"/>
    <w:rsid w:val="000F3078"/>
    <w:rsid w:val="000F31B9"/>
    <w:rsid w:val="000F38AD"/>
    <w:rsid w:val="000F3F6E"/>
    <w:rsid w:val="000F4AFE"/>
    <w:rsid w:val="000F5596"/>
    <w:rsid w:val="000F576F"/>
    <w:rsid w:val="000F5DF9"/>
    <w:rsid w:val="000F74C1"/>
    <w:rsid w:val="00100202"/>
    <w:rsid w:val="001004B3"/>
    <w:rsid w:val="00100575"/>
    <w:rsid w:val="0010096A"/>
    <w:rsid w:val="00102418"/>
    <w:rsid w:val="00102681"/>
    <w:rsid w:val="00103AB4"/>
    <w:rsid w:val="00104CDA"/>
    <w:rsid w:val="00105231"/>
    <w:rsid w:val="00105657"/>
    <w:rsid w:val="00105E34"/>
    <w:rsid w:val="001068CE"/>
    <w:rsid w:val="00106A23"/>
    <w:rsid w:val="00106BCC"/>
    <w:rsid w:val="00107F0D"/>
    <w:rsid w:val="00110025"/>
    <w:rsid w:val="00110332"/>
    <w:rsid w:val="00111AE2"/>
    <w:rsid w:val="00111EC2"/>
    <w:rsid w:val="00111FB5"/>
    <w:rsid w:val="001123CF"/>
    <w:rsid w:val="00112455"/>
    <w:rsid w:val="00113CEE"/>
    <w:rsid w:val="00114E7F"/>
    <w:rsid w:val="00115673"/>
    <w:rsid w:val="00115F30"/>
    <w:rsid w:val="001163FD"/>
    <w:rsid w:val="00116ECB"/>
    <w:rsid w:val="00117757"/>
    <w:rsid w:val="00117B2D"/>
    <w:rsid w:val="00120ABB"/>
    <w:rsid w:val="00121602"/>
    <w:rsid w:val="001216B3"/>
    <w:rsid w:val="00122594"/>
    <w:rsid w:val="00122E79"/>
    <w:rsid w:val="00122F4E"/>
    <w:rsid w:val="001230F7"/>
    <w:rsid w:val="001232D0"/>
    <w:rsid w:val="001250BC"/>
    <w:rsid w:val="001254F0"/>
    <w:rsid w:val="00125867"/>
    <w:rsid w:val="001264FA"/>
    <w:rsid w:val="00126AE9"/>
    <w:rsid w:val="00127625"/>
    <w:rsid w:val="00127E27"/>
    <w:rsid w:val="001307B2"/>
    <w:rsid w:val="00132308"/>
    <w:rsid w:val="00132F1A"/>
    <w:rsid w:val="00135387"/>
    <w:rsid w:val="0013573B"/>
    <w:rsid w:val="00136198"/>
    <w:rsid w:val="00137507"/>
    <w:rsid w:val="00137879"/>
    <w:rsid w:val="00140B03"/>
    <w:rsid w:val="00140BF3"/>
    <w:rsid w:val="00141296"/>
    <w:rsid w:val="00141CF6"/>
    <w:rsid w:val="00141EC4"/>
    <w:rsid w:val="00141FFC"/>
    <w:rsid w:val="00143207"/>
    <w:rsid w:val="00144229"/>
    <w:rsid w:val="001450D8"/>
    <w:rsid w:val="00145581"/>
    <w:rsid w:val="001455F6"/>
    <w:rsid w:val="00145D68"/>
    <w:rsid w:val="00146D1B"/>
    <w:rsid w:val="00147282"/>
    <w:rsid w:val="00147ADE"/>
    <w:rsid w:val="00147FF9"/>
    <w:rsid w:val="00150335"/>
    <w:rsid w:val="00151331"/>
    <w:rsid w:val="0015289E"/>
    <w:rsid w:val="00152CC7"/>
    <w:rsid w:val="0015386D"/>
    <w:rsid w:val="001557F5"/>
    <w:rsid w:val="00155F02"/>
    <w:rsid w:val="00156D19"/>
    <w:rsid w:val="00156F58"/>
    <w:rsid w:val="00160361"/>
    <w:rsid w:val="0016089E"/>
    <w:rsid w:val="00160CB0"/>
    <w:rsid w:val="0016121B"/>
    <w:rsid w:val="0016190E"/>
    <w:rsid w:val="00161B16"/>
    <w:rsid w:val="0016296E"/>
    <w:rsid w:val="00162D76"/>
    <w:rsid w:val="001630CE"/>
    <w:rsid w:val="001632D8"/>
    <w:rsid w:val="00163B49"/>
    <w:rsid w:val="0016498E"/>
    <w:rsid w:val="00164DD5"/>
    <w:rsid w:val="001654C1"/>
    <w:rsid w:val="00167B3E"/>
    <w:rsid w:val="00167B6D"/>
    <w:rsid w:val="00167BD2"/>
    <w:rsid w:val="00171258"/>
    <w:rsid w:val="00171BAC"/>
    <w:rsid w:val="00171D3E"/>
    <w:rsid w:val="00171DEA"/>
    <w:rsid w:val="00172112"/>
    <w:rsid w:val="0017263A"/>
    <w:rsid w:val="00172D11"/>
    <w:rsid w:val="00173F15"/>
    <w:rsid w:val="00173FA6"/>
    <w:rsid w:val="00174AF3"/>
    <w:rsid w:val="00174F43"/>
    <w:rsid w:val="001767A8"/>
    <w:rsid w:val="00176A5C"/>
    <w:rsid w:val="00176B10"/>
    <w:rsid w:val="00176BEF"/>
    <w:rsid w:val="00177DF7"/>
    <w:rsid w:val="00177E65"/>
    <w:rsid w:val="001816DD"/>
    <w:rsid w:val="00182A3C"/>
    <w:rsid w:val="001830ED"/>
    <w:rsid w:val="00183D11"/>
    <w:rsid w:val="00183D68"/>
    <w:rsid w:val="0018480B"/>
    <w:rsid w:val="00184C05"/>
    <w:rsid w:val="0018509C"/>
    <w:rsid w:val="00185944"/>
    <w:rsid w:val="00185E96"/>
    <w:rsid w:val="00186437"/>
    <w:rsid w:val="001902B7"/>
    <w:rsid w:val="00190D18"/>
    <w:rsid w:val="00190E33"/>
    <w:rsid w:val="0019188B"/>
    <w:rsid w:val="00192C1F"/>
    <w:rsid w:val="00192E80"/>
    <w:rsid w:val="00194410"/>
    <w:rsid w:val="00194CEA"/>
    <w:rsid w:val="00195642"/>
    <w:rsid w:val="001962A7"/>
    <w:rsid w:val="00196ACF"/>
    <w:rsid w:val="00196E6C"/>
    <w:rsid w:val="0019744A"/>
    <w:rsid w:val="001A0ABD"/>
    <w:rsid w:val="001A0EF5"/>
    <w:rsid w:val="001A239F"/>
    <w:rsid w:val="001A4AFE"/>
    <w:rsid w:val="001A5098"/>
    <w:rsid w:val="001A5375"/>
    <w:rsid w:val="001A637F"/>
    <w:rsid w:val="001A6889"/>
    <w:rsid w:val="001A6B2B"/>
    <w:rsid w:val="001A7591"/>
    <w:rsid w:val="001B08A8"/>
    <w:rsid w:val="001B0E1C"/>
    <w:rsid w:val="001B2423"/>
    <w:rsid w:val="001B3680"/>
    <w:rsid w:val="001B3A77"/>
    <w:rsid w:val="001B4D58"/>
    <w:rsid w:val="001B4EA1"/>
    <w:rsid w:val="001B602B"/>
    <w:rsid w:val="001B639F"/>
    <w:rsid w:val="001B6BA1"/>
    <w:rsid w:val="001C040F"/>
    <w:rsid w:val="001C0A25"/>
    <w:rsid w:val="001C0EA1"/>
    <w:rsid w:val="001C0FC9"/>
    <w:rsid w:val="001C1106"/>
    <w:rsid w:val="001C1D54"/>
    <w:rsid w:val="001C1D87"/>
    <w:rsid w:val="001C1F50"/>
    <w:rsid w:val="001C22DA"/>
    <w:rsid w:val="001C2586"/>
    <w:rsid w:val="001C2605"/>
    <w:rsid w:val="001C299D"/>
    <w:rsid w:val="001C38C7"/>
    <w:rsid w:val="001C4015"/>
    <w:rsid w:val="001C6249"/>
    <w:rsid w:val="001C687A"/>
    <w:rsid w:val="001C7A84"/>
    <w:rsid w:val="001D011B"/>
    <w:rsid w:val="001D0F36"/>
    <w:rsid w:val="001D1D6E"/>
    <w:rsid w:val="001D206A"/>
    <w:rsid w:val="001D487A"/>
    <w:rsid w:val="001D5540"/>
    <w:rsid w:val="001D5D4A"/>
    <w:rsid w:val="001D7213"/>
    <w:rsid w:val="001D77DB"/>
    <w:rsid w:val="001E0508"/>
    <w:rsid w:val="001E0A9C"/>
    <w:rsid w:val="001E1031"/>
    <w:rsid w:val="001E3907"/>
    <w:rsid w:val="001E48A8"/>
    <w:rsid w:val="001E73D3"/>
    <w:rsid w:val="001E760B"/>
    <w:rsid w:val="001E7653"/>
    <w:rsid w:val="001E7719"/>
    <w:rsid w:val="001E79D0"/>
    <w:rsid w:val="001E7B38"/>
    <w:rsid w:val="001F03A6"/>
    <w:rsid w:val="001F2690"/>
    <w:rsid w:val="001F2D33"/>
    <w:rsid w:val="001F34DF"/>
    <w:rsid w:val="001F3772"/>
    <w:rsid w:val="001F3A84"/>
    <w:rsid w:val="001F45C8"/>
    <w:rsid w:val="001F5C40"/>
    <w:rsid w:val="001F646A"/>
    <w:rsid w:val="001F6A1D"/>
    <w:rsid w:val="001F7040"/>
    <w:rsid w:val="001F74D2"/>
    <w:rsid w:val="001F78BE"/>
    <w:rsid w:val="0020010C"/>
    <w:rsid w:val="00200A0D"/>
    <w:rsid w:val="00201978"/>
    <w:rsid w:val="00201A7E"/>
    <w:rsid w:val="00202920"/>
    <w:rsid w:val="00202930"/>
    <w:rsid w:val="00202C80"/>
    <w:rsid w:val="00202E2A"/>
    <w:rsid w:val="00206195"/>
    <w:rsid w:val="00206C64"/>
    <w:rsid w:val="00207170"/>
    <w:rsid w:val="0021076D"/>
    <w:rsid w:val="00211278"/>
    <w:rsid w:val="002118A7"/>
    <w:rsid w:val="00211F5F"/>
    <w:rsid w:val="0021285E"/>
    <w:rsid w:val="00212E19"/>
    <w:rsid w:val="00215C6A"/>
    <w:rsid w:val="00215D3E"/>
    <w:rsid w:val="00215E0A"/>
    <w:rsid w:val="00215E1A"/>
    <w:rsid w:val="00216BCC"/>
    <w:rsid w:val="00217758"/>
    <w:rsid w:val="00220463"/>
    <w:rsid w:val="00220875"/>
    <w:rsid w:val="00220A35"/>
    <w:rsid w:val="00221BAA"/>
    <w:rsid w:val="00222426"/>
    <w:rsid w:val="00222B9C"/>
    <w:rsid w:val="00222DAB"/>
    <w:rsid w:val="00222F96"/>
    <w:rsid w:val="00224127"/>
    <w:rsid w:val="00224BED"/>
    <w:rsid w:val="00225122"/>
    <w:rsid w:val="00225305"/>
    <w:rsid w:val="00225549"/>
    <w:rsid w:val="00226056"/>
    <w:rsid w:val="00226A9A"/>
    <w:rsid w:val="00226C13"/>
    <w:rsid w:val="002275B7"/>
    <w:rsid w:val="002277DE"/>
    <w:rsid w:val="00227F5B"/>
    <w:rsid w:val="00230524"/>
    <w:rsid w:val="00230723"/>
    <w:rsid w:val="00230DC6"/>
    <w:rsid w:val="00233082"/>
    <w:rsid w:val="002344FE"/>
    <w:rsid w:val="0023529A"/>
    <w:rsid w:val="002357EE"/>
    <w:rsid w:val="00235935"/>
    <w:rsid w:val="002359DA"/>
    <w:rsid w:val="00235E30"/>
    <w:rsid w:val="0023610E"/>
    <w:rsid w:val="0023692A"/>
    <w:rsid w:val="00236F64"/>
    <w:rsid w:val="0024226B"/>
    <w:rsid w:val="002435E1"/>
    <w:rsid w:val="002446C8"/>
    <w:rsid w:val="0024659A"/>
    <w:rsid w:val="002469DC"/>
    <w:rsid w:val="00247270"/>
    <w:rsid w:val="00247C43"/>
    <w:rsid w:val="00247EC5"/>
    <w:rsid w:val="002510BF"/>
    <w:rsid w:val="002523AC"/>
    <w:rsid w:val="0025318E"/>
    <w:rsid w:val="00253359"/>
    <w:rsid w:val="00254571"/>
    <w:rsid w:val="002546D0"/>
    <w:rsid w:val="00254D2C"/>
    <w:rsid w:val="002560CA"/>
    <w:rsid w:val="002562CF"/>
    <w:rsid w:val="00256EC6"/>
    <w:rsid w:val="00257061"/>
    <w:rsid w:val="002605F4"/>
    <w:rsid w:val="00260F2F"/>
    <w:rsid w:val="002613B8"/>
    <w:rsid w:val="002619C8"/>
    <w:rsid w:val="00261CF5"/>
    <w:rsid w:val="002629E9"/>
    <w:rsid w:val="00262CA0"/>
    <w:rsid w:val="00262DF8"/>
    <w:rsid w:val="00263EA1"/>
    <w:rsid w:val="002641BD"/>
    <w:rsid w:val="002642CE"/>
    <w:rsid w:val="002644EF"/>
    <w:rsid w:val="002647CB"/>
    <w:rsid w:val="0026511C"/>
    <w:rsid w:val="0026558B"/>
    <w:rsid w:val="00266D92"/>
    <w:rsid w:val="00267582"/>
    <w:rsid w:val="0026763E"/>
    <w:rsid w:val="002678CD"/>
    <w:rsid w:val="00267F54"/>
    <w:rsid w:val="0027044E"/>
    <w:rsid w:val="002705A7"/>
    <w:rsid w:val="00270900"/>
    <w:rsid w:val="00271991"/>
    <w:rsid w:val="002727A5"/>
    <w:rsid w:val="00272ABE"/>
    <w:rsid w:val="00272C1F"/>
    <w:rsid w:val="00272CB7"/>
    <w:rsid w:val="002738D4"/>
    <w:rsid w:val="002743AA"/>
    <w:rsid w:val="00274839"/>
    <w:rsid w:val="0027629A"/>
    <w:rsid w:val="00276B6B"/>
    <w:rsid w:val="00277589"/>
    <w:rsid w:val="00277B1F"/>
    <w:rsid w:val="00277B6E"/>
    <w:rsid w:val="00277E9C"/>
    <w:rsid w:val="00280267"/>
    <w:rsid w:val="00281F78"/>
    <w:rsid w:val="00282A9F"/>
    <w:rsid w:val="00282C1D"/>
    <w:rsid w:val="00282CF9"/>
    <w:rsid w:val="0028336F"/>
    <w:rsid w:val="002849E0"/>
    <w:rsid w:val="0028538B"/>
    <w:rsid w:val="00286BA4"/>
    <w:rsid w:val="0029074D"/>
    <w:rsid w:val="002908CC"/>
    <w:rsid w:val="00290BE5"/>
    <w:rsid w:val="00291418"/>
    <w:rsid w:val="00291EF0"/>
    <w:rsid w:val="00292365"/>
    <w:rsid w:val="00293044"/>
    <w:rsid w:val="002933E7"/>
    <w:rsid w:val="002933F1"/>
    <w:rsid w:val="00295810"/>
    <w:rsid w:val="00295896"/>
    <w:rsid w:val="002963EC"/>
    <w:rsid w:val="00296A0B"/>
    <w:rsid w:val="00296DB6"/>
    <w:rsid w:val="002A0846"/>
    <w:rsid w:val="002A10D1"/>
    <w:rsid w:val="002A1424"/>
    <w:rsid w:val="002A1E2F"/>
    <w:rsid w:val="002A1EEF"/>
    <w:rsid w:val="002A2C4C"/>
    <w:rsid w:val="002A2C82"/>
    <w:rsid w:val="002A31C6"/>
    <w:rsid w:val="002A3D28"/>
    <w:rsid w:val="002A56F9"/>
    <w:rsid w:val="002A5B88"/>
    <w:rsid w:val="002A5C29"/>
    <w:rsid w:val="002A6647"/>
    <w:rsid w:val="002A6994"/>
    <w:rsid w:val="002A6B1A"/>
    <w:rsid w:val="002A6E05"/>
    <w:rsid w:val="002A6E9C"/>
    <w:rsid w:val="002A760B"/>
    <w:rsid w:val="002A7EE2"/>
    <w:rsid w:val="002B02E0"/>
    <w:rsid w:val="002B1D04"/>
    <w:rsid w:val="002B1D9C"/>
    <w:rsid w:val="002B1EFC"/>
    <w:rsid w:val="002B2417"/>
    <w:rsid w:val="002B31F9"/>
    <w:rsid w:val="002B3529"/>
    <w:rsid w:val="002B3CB3"/>
    <w:rsid w:val="002B4941"/>
    <w:rsid w:val="002B495E"/>
    <w:rsid w:val="002B516E"/>
    <w:rsid w:val="002B54F8"/>
    <w:rsid w:val="002B56EB"/>
    <w:rsid w:val="002B6A6A"/>
    <w:rsid w:val="002B7C2D"/>
    <w:rsid w:val="002B7EAE"/>
    <w:rsid w:val="002C03E7"/>
    <w:rsid w:val="002C07A3"/>
    <w:rsid w:val="002C1677"/>
    <w:rsid w:val="002C263C"/>
    <w:rsid w:val="002C2C23"/>
    <w:rsid w:val="002C31A4"/>
    <w:rsid w:val="002C3233"/>
    <w:rsid w:val="002C3622"/>
    <w:rsid w:val="002C3C5B"/>
    <w:rsid w:val="002C4C36"/>
    <w:rsid w:val="002C55E5"/>
    <w:rsid w:val="002C579F"/>
    <w:rsid w:val="002C5C40"/>
    <w:rsid w:val="002C5F3D"/>
    <w:rsid w:val="002C6C0E"/>
    <w:rsid w:val="002C6F4B"/>
    <w:rsid w:val="002C6FC9"/>
    <w:rsid w:val="002C70AB"/>
    <w:rsid w:val="002C78CD"/>
    <w:rsid w:val="002D002E"/>
    <w:rsid w:val="002D13DB"/>
    <w:rsid w:val="002D1669"/>
    <w:rsid w:val="002D16EC"/>
    <w:rsid w:val="002D1AB3"/>
    <w:rsid w:val="002D2061"/>
    <w:rsid w:val="002D2232"/>
    <w:rsid w:val="002D230D"/>
    <w:rsid w:val="002D24D0"/>
    <w:rsid w:val="002D3127"/>
    <w:rsid w:val="002D66A6"/>
    <w:rsid w:val="002D69A4"/>
    <w:rsid w:val="002D6F20"/>
    <w:rsid w:val="002E363A"/>
    <w:rsid w:val="002E3C97"/>
    <w:rsid w:val="002E3D7F"/>
    <w:rsid w:val="002E4652"/>
    <w:rsid w:val="002E4C54"/>
    <w:rsid w:val="002E4D2C"/>
    <w:rsid w:val="002E5065"/>
    <w:rsid w:val="002E5084"/>
    <w:rsid w:val="002E51AD"/>
    <w:rsid w:val="002E6736"/>
    <w:rsid w:val="002E73E4"/>
    <w:rsid w:val="002E7772"/>
    <w:rsid w:val="002E78C3"/>
    <w:rsid w:val="002E7F32"/>
    <w:rsid w:val="002F0FD9"/>
    <w:rsid w:val="002F12D1"/>
    <w:rsid w:val="002F14E4"/>
    <w:rsid w:val="002F16B8"/>
    <w:rsid w:val="002F17CC"/>
    <w:rsid w:val="002F1F9E"/>
    <w:rsid w:val="002F24AD"/>
    <w:rsid w:val="002F25D7"/>
    <w:rsid w:val="002F29F3"/>
    <w:rsid w:val="002F3C97"/>
    <w:rsid w:val="002F46FC"/>
    <w:rsid w:val="002F4F99"/>
    <w:rsid w:val="0030080C"/>
    <w:rsid w:val="00300E20"/>
    <w:rsid w:val="00300FD4"/>
    <w:rsid w:val="0030175D"/>
    <w:rsid w:val="003019BB"/>
    <w:rsid w:val="00301B21"/>
    <w:rsid w:val="00301E80"/>
    <w:rsid w:val="00302BBF"/>
    <w:rsid w:val="00302D53"/>
    <w:rsid w:val="003035C3"/>
    <w:rsid w:val="0030388D"/>
    <w:rsid w:val="00303EB6"/>
    <w:rsid w:val="003049A5"/>
    <w:rsid w:val="00307A62"/>
    <w:rsid w:val="00310158"/>
    <w:rsid w:val="00310410"/>
    <w:rsid w:val="003107D9"/>
    <w:rsid w:val="003111A5"/>
    <w:rsid w:val="00311B7E"/>
    <w:rsid w:val="00312577"/>
    <w:rsid w:val="003127B9"/>
    <w:rsid w:val="0031353C"/>
    <w:rsid w:val="00314A03"/>
    <w:rsid w:val="00314B90"/>
    <w:rsid w:val="00315FC8"/>
    <w:rsid w:val="00316D06"/>
    <w:rsid w:val="00316DAF"/>
    <w:rsid w:val="00320531"/>
    <w:rsid w:val="00321FA2"/>
    <w:rsid w:val="003228A6"/>
    <w:rsid w:val="00322EDB"/>
    <w:rsid w:val="00323F91"/>
    <w:rsid w:val="003241F5"/>
    <w:rsid w:val="00324B52"/>
    <w:rsid w:val="00325EB7"/>
    <w:rsid w:val="0032677B"/>
    <w:rsid w:val="00326F54"/>
    <w:rsid w:val="003305B3"/>
    <w:rsid w:val="00330DE0"/>
    <w:rsid w:val="0033166E"/>
    <w:rsid w:val="00331CB5"/>
    <w:rsid w:val="0033217F"/>
    <w:rsid w:val="003323F9"/>
    <w:rsid w:val="00332DBA"/>
    <w:rsid w:val="0033342D"/>
    <w:rsid w:val="00334188"/>
    <w:rsid w:val="003343CC"/>
    <w:rsid w:val="00334AB0"/>
    <w:rsid w:val="0033590C"/>
    <w:rsid w:val="00335D05"/>
    <w:rsid w:val="003367C9"/>
    <w:rsid w:val="00336EB5"/>
    <w:rsid w:val="003378FB"/>
    <w:rsid w:val="00337CEA"/>
    <w:rsid w:val="00337FC7"/>
    <w:rsid w:val="00340C45"/>
    <w:rsid w:val="00343576"/>
    <w:rsid w:val="003439DF"/>
    <w:rsid w:val="00344473"/>
    <w:rsid w:val="00344A14"/>
    <w:rsid w:val="003467D2"/>
    <w:rsid w:val="00346ED7"/>
    <w:rsid w:val="00347430"/>
    <w:rsid w:val="00347FF6"/>
    <w:rsid w:val="0035188A"/>
    <w:rsid w:val="00351B32"/>
    <w:rsid w:val="00352DA9"/>
    <w:rsid w:val="00352EF7"/>
    <w:rsid w:val="00353373"/>
    <w:rsid w:val="00353481"/>
    <w:rsid w:val="00353D30"/>
    <w:rsid w:val="0035417D"/>
    <w:rsid w:val="00354B17"/>
    <w:rsid w:val="00355865"/>
    <w:rsid w:val="00355B0D"/>
    <w:rsid w:val="00356688"/>
    <w:rsid w:val="0035695B"/>
    <w:rsid w:val="00356BAE"/>
    <w:rsid w:val="00357511"/>
    <w:rsid w:val="00360425"/>
    <w:rsid w:val="003605C6"/>
    <w:rsid w:val="00360B31"/>
    <w:rsid w:val="00360C73"/>
    <w:rsid w:val="00360F80"/>
    <w:rsid w:val="00362CA1"/>
    <w:rsid w:val="00362CEC"/>
    <w:rsid w:val="00362D3A"/>
    <w:rsid w:val="00362E18"/>
    <w:rsid w:val="00363233"/>
    <w:rsid w:val="0036364D"/>
    <w:rsid w:val="003659EA"/>
    <w:rsid w:val="003667EC"/>
    <w:rsid w:val="00366A12"/>
    <w:rsid w:val="00367807"/>
    <w:rsid w:val="00370204"/>
    <w:rsid w:val="00371B2D"/>
    <w:rsid w:val="00372391"/>
    <w:rsid w:val="00373E31"/>
    <w:rsid w:val="00374A30"/>
    <w:rsid w:val="00376288"/>
    <w:rsid w:val="00376C86"/>
    <w:rsid w:val="00377547"/>
    <w:rsid w:val="00377859"/>
    <w:rsid w:val="00380E1D"/>
    <w:rsid w:val="00380E4F"/>
    <w:rsid w:val="00382917"/>
    <w:rsid w:val="00382C14"/>
    <w:rsid w:val="00382F1E"/>
    <w:rsid w:val="003839B5"/>
    <w:rsid w:val="00384061"/>
    <w:rsid w:val="00384EE9"/>
    <w:rsid w:val="0038635B"/>
    <w:rsid w:val="003875FF"/>
    <w:rsid w:val="00387D52"/>
    <w:rsid w:val="00387F6D"/>
    <w:rsid w:val="00390D67"/>
    <w:rsid w:val="00391E8F"/>
    <w:rsid w:val="0039337A"/>
    <w:rsid w:val="00394086"/>
    <w:rsid w:val="003960F3"/>
    <w:rsid w:val="00396B40"/>
    <w:rsid w:val="00396F24"/>
    <w:rsid w:val="00397305"/>
    <w:rsid w:val="003A146C"/>
    <w:rsid w:val="003A2F29"/>
    <w:rsid w:val="003A3703"/>
    <w:rsid w:val="003A393C"/>
    <w:rsid w:val="003A3C39"/>
    <w:rsid w:val="003A3CC1"/>
    <w:rsid w:val="003A3D81"/>
    <w:rsid w:val="003A3F0B"/>
    <w:rsid w:val="003A4CAE"/>
    <w:rsid w:val="003A5772"/>
    <w:rsid w:val="003A5F16"/>
    <w:rsid w:val="003A6842"/>
    <w:rsid w:val="003A78DC"/>
    <w:rsid w:val="003A7BDA"/>
    <w:rsid w:val="003B0654"/>
    <w:rsid w:val="003B1783"/>
    <w:rsid w:val="003B1C72"/>
    <w:rsid w:val="003B2AFD"/>
    <w:rsid w:val="003B31A8"/>
    <w:rsid w:val="003B3548"/>
    <w:rsid w:val="003B3569"/>
    <w:rsid w:val="003B3BEF"/>
    <w:rsid w:val="003B40DA"/>
    <w:rsid w:val="003B46B4"/>
    <w:rsid w:val="003B4F02"/>
    <w:rsid w:val="003B503F"/>
    <w:rsid w:val="003B60F9"/>
    <w:rsid w:val="003B6DCA"/>
    <w:rsid w:val="003B7516"/>
    <w:rsid w:val="003B7BC9"/>
    <w:rsid w:val="003C0B15"/>
    <w:rsid w:val="003C2459"/>
    <w:rsid w:val="003C3AB0"/>
    <w:rsid w:val="003C45FA"/>
    <w:rsid w:val="003C4ADF"/>
    <w:rsid w:val="003C66DF"/>
    <w:rsid w:val="003C6CC4"/>
    <w:rsid w:val="003C70C4"/>
    <w:rsid w:val="003C7484"/>
    <w:rsid w:val="003C7815"/>
    <w:rsid w:val="003C78C3"/>
    <w:rsid w:val="003D05A5"/>
    <w:rsid w:val="003D1551"/>
    <w:rsid w:val="003D1DF4"/>
    <w:rsid w:val="003D1E7D"/>
    <w:rsid w:val="003D2AF7"/>
    <w:rsid w:val="003D3506"/>
    <w:rsid w:val="003D62DD"/>
    <w:rsid w:val="003D62F7"/>
    <w:rsid w:val="003D6465"/>
    <w:rsid w:val="003D715C"/>
    <w:rsid w:val="003D7197"/>
    <w:rsid w:val="003D7993"/>
    <w:rsid w:val="003E0EBB"/>
    <w:rsid w:val="003E1689"/>
    <w:rsid w:val="003E19E1"/>
    <w:rsid w:val="003E26D7"/>
    <w:rsid w:val="003E3E42"/>
    <w:rsid w:val="003E47FF"/>
    <w:rsid w:val="003E4938"/>
    <w:rsid w:val="003E52EA"/>
    <w:rsid w:val="003F276C"/>
    <w:rsid w:val="003F4C6B"/>
    <w:rsid w:val="003F501B"/>
    <w:rsid w:val="003F519C"/>
    <w:rsid w:val="003F5585"/>
    <w:rsid w:val="003F646E"/>
    <w:rsid w:val="003F79EF"/>
    <w:rsid w:val="00400806"/>
    <w:rsid w:val="00400A0B"/>
    <w:rsid w:val="00400BEE"/>
    <w:rsid w:val="00401602"/>
    <w:rsid w:val="00402E0B"/>
    <w:rsid w:val="00403603"/>
    <w:rsid w:val="00405BF1"/>
    <w:rsid w:val="00405F03"/>
    <w:rsid w:val="00406C1F"/>
    <w:rsid w:val="00406D30"/>
    <w:rsid w:val="00406F47"/>
    <w:rsid w:val="00407D24"/>
    <w:rsid w:val="004105F0"/>
    <w:rsid w:val="004107D9"/>
    <w:rsid w:val="00410AC9"/>
    <w:rsid w:val="00411281"/>
    <w:rsid w:val="00411DD6"/>
    <w:rsid w:val="00412835"/>
    <w:rsid w:val="004139E1"/>
    <w:rsid w:val="004142F1"/>
    <w:rsid w:val="00416538"/>
    <w:rsid w:val="004168E5"/>
    <w:rsid w:val="00417070"/>
    <w:rsid w:val="00417305"/>
    <w:rsid w:val="00421B30"/>
    <w:rsid w:val="00424B2F"/>
    <w:rsid w:val="00424D6E"/>
    <w:rsid w:val="0042537B"/>
    <w:rsid w:val="00425492"/>
    <w:rsid w:val="00425F94"/>
    <w:rsid w:val="004269ED"/>
    <w:rsid w:val="00427251"/>
    <w:rsid w:val="00427F42"/>
    <w:rsid w:val="004302BC"/>
    <w:rsid w:val="00430527"/>
    <w:rsid w:val="00431050"/>
    <w:rsid w:val="004310B6"/>
    <w:rsid w:val="004313BB"/>
    <w:rsid w:val="004313BF"/>
    <w:rsid w:val="00431E63"/>
    <w:rsid w:val="00433409"/>
    <w:rsid w:val="00433BCD"/>
    <w:rsid w:val="00433DE2"/>
    <w:rsid w:val="004358C6"/>
    <w:rsid w:val="00436D09"/>
    <w:rsid w:val="00440055"/>
    <w:rsid w:val="00440118"/>
    <w:rsid w:val="004402F5"/>
    <w:rsid w:val="00440DF1"/>
    <w:rsid w:val="004413DE"/>
    <w:rsid w:val="0044259B"/>
    <w:rsid w:val="00442BA2"/>
    <w:rsid w:val="00443081"/>
    <w:rsid w:val="004436A0"/>
    <w:rsid w:val="004439C1"/>
    <w:rsid w:val="00443B4D"/>
    <w:rsid w:val="00444007"/>
    <w:rsid w:val="00444294"/>
    <w:rsid w:val="00444471"/>
    <w:rsid w:val="004450A0"/>
    <w:rsid w:val="004450BA"/>
    <w:rsid w:val="0044578E"/>
    <w:rsid w:val="0044641C"/>
    <w:rsid w:val="00447561"/>
    <w:rsid w:val="00447F88"/>
    <w:rsid w:val="00450DC3"/>
    <w:rsid w:val="00450E1E"/>
    <w:rsid w:val="00450EE5"/>
    <w:rsid w:val="0045127A"/>
    <w:rsid w:val="00451331"/>
    <w:rsid w:val="0045235F"/>
    <w:rsid w:val="00452A2D"/>
    <w:rsid w:val="00452FDD"/>
    <w:rsid w:val="00453215"/>
    <w:rsid w:val="00453A77"/>
    <w:rsid w:val="00454BF3"/>
    <w:rsid w:val="0045598D"/>
    <w:rsid w:val="00456AD5"/>
    <w:rsid w:val="00456CCE"/>
    <w:rsid w:val="004571AA"/>
    <w:rsid w:val="004579B0"/>
    <w:rsid w:val="004603BE"/>
    <w:rsid w:val="00461651"/>
    <w:rsid w:val="004618B8"/>
    <w:rsid w:val="00461AD0"/>
    <w:rsid w:val="00462050"/>
    <w:rsid w:val="00462D9B"/>
    <w:rsid w:val="00463CD8"/>
    <w:rsid w:val="0046427E"/>
    <w:rsid w:val="00464771"/>
    <w:rsid w:val="00465681"/>
    <w:rsid w:val="00465956"/>
    <w:rsid w:val="004661C7"/>
    <w:rsid w:val="00466820"/>
    <w:rsid w:val="00466C65"/>
    <w:rsid w:val="004679AD"/>
    <w:rsid w:val="00467E8C"/>
    <w:rsid w:val="004705C5"/>
    <w:rsid w:val="0047066F"/>
    <w:rsid w:val="00470850"/>
    <w:rsid w:val="00470FAB"/>
    <w:rsid w:val="00471ED0"/>
    <w:rsid w:val="00472996"/>
    <w:rsid w:val="00472CBF"/>
    <w:rsid w:val="00473719"/>
    <w:rsid w:val="00474042"/>
    <w:rsid w:val="004743D2"/>
    <w:rsid w:val="0047480C"/>
    <w:rsid w:val="00474C0C"/>
    <w:rsid w:val="00474E78"/>
    <w:rsid w:val="00474FDC"/>
    <w:rsid w:val="00475BCB"/>
    <w:rsid w:val="004760E1"/>
    <w:rsid w:val="004763DF"/>
    <w:rsid w:val="004773AC"/>
    <w:rsid w:val="0047741E"/>
    <w:rsid w:val="00477A24"/>
    <w:rsid w:val="00477CE8"/>
    <w:rsid w:val="004809E6"/>
    <w:rsid w:val="00480B60"/>
    <w:rsid w:val="004810E9"/>
    <w:rsid w:val="004817C1"/>
    <w:rsid w:val="004832CE"/>
    <w:rsid w:val="00484511"/>
    <w:rsid w:val="004845EF"/>
    <w:rsid w:val="004847C5"/>
    <w:rsid w:val="00484A7E"/>
    <w:rsid w:val="00485B70"/>
    <w:rsid w:val="004860DF"/>
    <w:rsid w:val="004869B0"/>
    <w:rsid w:val="00490C11"/>
    <w:rsid w:val="00490C4A"/>
    <w:rsid w:val="00492836"/>
    <w:rsid w:val="00492B06"/>
    <w:rsid w:val="00493807"/>
    <w:rsid w:val="00493C96"/>
    <w:rsid w:val="00493CB2"/>
    <w:rsid w:val="00493DF1"/>
    <w:rsid w:val="0049499B"/>
    <w:rsid w:val="004950EF"/>
    <w:rsid w:val="00496215"/>
    <w:rsid w:val="004965C1"/>
    <w:rsid w:val="00496C6F"/>
    <w:rsid w:val="00496EA6"/>
    <w:rsid w:val="004A1530"/>
    <w:rsid w:val="004A15BC"/>
    <w:rsid w:val="004A18A3"/>
    <w:rsid w:val="004A250C"/>
    <w:rsid w:val="004A2769"/>
    <w:rsid w:val="004A2998"/>
    <w:rsid w:val="004A3D7E"/>
    <w:rsid w:val="004A3FC3"/>
    <w:rsid w:val="004A52D2"/>
    <w:rsid w:val="004A5BBC"/>
    <w:rsid w:val="004A644F"/>
    <w:rsid w:val="004A670E"/>
    <w:rsid w:val="004A7B28"/>
    <w:rsid w:val="004B0662"/>
    <w:rsid w:val="004B08C0"/>
    <w:rsid w:val="004B0CDB"/>
    <w:rsid w:val="004B16EA"/>
    <w:rsid w:val="004B1CF7"/>
    <w:rsid w:val="004B21EF"/>
    <w:rsid w:val="004B30A4"/>
    <w:rsid w:val="004B459E"/>
    <w:rsid w:val="004B5ED1"/>
    <w:rsid w:val="004B5F59"/>
    <w:rsid w:val="004B63CF"/>
    <w:rsid w:val="004B6748"/>
    <w:rsid w:val="004B7623"/>
    <w:rsid w:val="004B7885"/>
    <w:rsid w:val="004B7952"/>
    <w:rsid w:val="004B7EAB"/>
    <w:rsid w:val="004C1398"/>
    <w:rsid w:val="004C156B"/>
    <w:rsid w:val="004C1F56"/>
    <w:rsid w:val="004C22E0"/>
    <w:rsid w:val="004C31DD"/>
    <w:rsid w:val="004C3888"/>
    <w:rsid w:val="004C4218"/>
    <w:rsid w:val="004C449B"/>
    <w:rsid w:val="004C4652"/>
    <w:rsid w:val="004C4794"/>
    <w:rsid w:val="004C47A0"/>
    <w:rsid w:val="004C6903"/>
    <w:rsid w:val="004C71E1"/>
    <w:rsid w:val="004D0DB4"/>
    <w:rsid w:val="004D0DED"/>
    <w:rsid w:val="004D1ED2"/>
    <w:rsid w:val="004D1F96"/>
    <w:rsid w:val="004D2024"/>
    <w:rsid w:val="004D209D"/>
    <w:rsid w:val="004D2359"/>
    <w:rsid w:val="004D23C3"/>
    <w:rsid w:val="004D2AD7"/>
    <w:rsid w:val="004D3380"/>
    <w:rsid w:val="004D3721"/>
    <w:rsid w:val="004D409E"/>
    <w:rsid w:val="004D4143"/>
    <w:rsid w:val="004D4185"/>
    <w:rsid w:val="004D42FB"/>
    <w:rsid w:val="004D4514"/>
    <w:rsid w:val="004D4F1A"/>
    <w:rsid w:val="004D51EE"/>
    <w:rsid w:val="004D5231"/>
    <w:rsid w:val="004D52A0"/>
    <w:rsid w:val="004D65C2"/>
    <w:rsid w:val="004D6EB8"/>
    <w:rsid w:val="004D726E"/>
    <w:rsid w:val="004D7D6E"/>
    <w:rsid w:val="004D7E70"/>
    <w:rsid w:val="004E0931"/>
    <w:rsid w:val="004E1D2C"/>
    <w:rsid w:val="004E2FA4"/>
    <w:rsid w:val="004E3001"/>
    <w:rsid w:val="004E3B97"/>
    <w:rsid w:val="004E3D22"/>
    <w:rsid w:val="004E44F9"/>
    <w:rsid w:val="004E5149"/>
    <w:rsid w:val="004E5498"/>
    <w:rsid w:val="004E57D7"/>
    <w:rsid w:val="004E5F1F"/>
    <w:rsid w:val="004E66CB"/>
    <w:rsid w:val="004E70BC"/>
    <w:rsid w:val="004E7288"/>
    <w:rsid w:val="004E7E8D"/>
    <w:rsid w:val="004F036F"/>
    <w:rsid w:val="004F158D"/>
    <w:rsid w:val="004F1D7F"/>
    <w:rsid w:val="004F50BE"/>
    <w:rsid w:val="004F53D6"/>
    <w:rsid w:val="004F55FA"/>
    <w:rsid w:val="004F5DED"/>
    <w:rsid w:val="004F69B6"/>
    <w:rsid w:val="004F6F79"/>
    <w:rsid w:val="004F7334"/>
    <w:rsid w:val="004F7A6E"/>
    <w:rsid w:val="005001CC"/>
    <w:rsid w:val="00501204"/>
    <w:rsid w:val="00501313"/>
    <w:rsid w:val="00501550"/>
    <w:rsid w:val="00501D76"/>
    <w:rsid w:val="005021CB"/>
    <w:rsid w:val="005023E7"/>
    <w:rsid w:val="00502BF4"/>
    <w:rsid w:val="005036C8"/>
    <w:rsid w:val="00504011"/>
    <w:rsid w:val="00504662"/>
    <w:rsid w:val="00505E5C"/>
    <w:rsid w:val="005069A6"/>
    <w:rsid w:val="0050767A"/>
    <w:rsid w:val="0051129D"/>
    <w:rsid w:val="00511A20"/>
    <w:rsid w:val="00512624"/>
    <w:rsid w:val="00513769"/>
    <w:rsid w:val="00513A29"/>
    <w:rsid w:val="00514110"/>
    <w:rsid w:val="0051494D"/>
    <w:rsid w:val="00514954"/>
    <w:rsid w:val="00514959"/>
    <w:rsid w:val="005156E7"/>
    <w:rsid w:val="0051616A"/>
    <w:rsid w:val="00516D31"/>
    <w:rsid w:val="005178F6"/>
    <w:rsid w:val="00517B4F"/>
    <w:rsid w:val="00517E2E"/>
    <w:rsid w:val="00517FB2"/>
    <w:rsid w:val="005202C0"/>
    <w:rsid w:val="0052067B"/>
    <w:rsid w:val="00520846"/>
    <w:rsid w:val="00520B58"/>
    <w:rsid w:val="005210B1"/>
    <w:rsid w:val="00524070"/>
    <w:rsid w:val="005244A4"/>
    <w:rsid w:val="00524B7B"/>
    <w:rsid w:val="00525ABB"/>
    <w:rsid w:val="005264FE"/>
    <w:rsid w:val="005278F2"/>
    <w:rsid w:val="00527C26"/>
    <w:rsid w:val="005302B7"/>
    <w:rsid w:val="00530450"/>
    <w:rsid w:val="0053101D"/>
    <w:rsid w:val="005312A3"/>
    <w:rsid w:val="0053172C"/>
    <w:rsid w:val="00531797"/>
    <w:rsid w:val="0053208E"/>
    <w:rsid w:val="00532932"/>
    <w:rsid w:val="00533F5D"/>
    <w:rsid w:val="00534208"/>
    <w:rsid w:val="00535124"/>
    <w:rsid w:val="00535743"/>
    <w:rsid w:val="00536930"/>
    <w:rsid w:val="005370FA"/>
    <w:rsid w:val="00537CF6"/>
    <w:rsid w:val="00537F0A"/>
    <w:rsid w:val="005402CD"/>
    <w:rsid w:val="00540518"/>
    <w:rsid w:val="005405EC"/>
    <w:rsid w:val="00540642"/>
    <w:rsid w:val="005421AD"/>
    <w:rsid w:val="00542379"/>
    <w:rsid w:val="005425E2"/>
    <w:rsid w:val="0054272E"/>
    <w:rsid w:val="00542ABB"/>
    <w:rsid w:val="005432D5"/>
    <w:rsid w:val="00543324"/>
    <w:rsid w:val="0054345C"/>
    <w:rsid w:val="00544462"/>
    <w:rsid w:val="00544C74"/>
    <w:rsid w:val="0054571D"/>
    <w:rsid w:val="00545921"/>
    <w:rsid w:val="00545E61"/>
    <w:rsid w:val="00547B1A"/>
    <w:rsid w:val="00547F49"/>
    <w:rsid w:val="00550E2A"/>
    <w:rsid w:val="005513DD"/>
    <w:rsid w:val="0055140B"/>
    <w:rsid w:val="00551DA4"/>
    <w:rsid w:val="00553CC9"/>
    <w:rsid w:val="00553D7B"/>
    <w:rsid w:val="005552AB"/>
    <w:rsid w:val="00556171"/>
    <w:rsid w:val="005565BA"/>
    <w:rsid w:val="00556D4D"/>
    <w:rsid w:val="0056106E"/>
    <w:rsid w:val="005619CD"/>
    <w:rsid w:val="00561A9E"/>
    <w:rsid w:val="00562DB3"/>
    <w:rsid w:val="0056349E"/>
    <w:rsid w:val="00564F57"/>
    <w:rsid w:val="00565569"/>
    <w:rsid w:val="0056635C"/>
    <w:rsid w:val="0056644E"/>
    <w:rsid w:val="005667A0"/>
    <w:rsid w:val="0056741F"/>
    <w:rsid w:val="005675A1"/>
    <w:rsid w:val="005675B5"/>
    <w:rsid w:val="005676FD"/>
    <w:rsid w:val="00567950"/>
    <w:rsid w:val="00567A78"/>
    <w:rsid w:val="0057132B"/>
    <w:rsid w:val="00571AD9"/>
    <w:rsid w:val="00571D9A"/>
    <w:rsid w:val="00572787"/>
    <w:rsid w:val="00572C45"/>
    <w:rsid w:val="005757DA"/>
    <w:rsid w:val="00575880"/>
    <w:rsid w:val="00576AD9"/>
    <w:rsid w:val="00576D5A"/>
    <w:rsid w:val="00577398"/>
    <w:rsid w:val="0058046E"/>
    <w:rsid w:val="00583E1D"/>
    <w:rsid w:val="0058475D"/>
    <w:rsid w:val="00584801"/>
    <w:rsid w:val="00584D81"/>
    <w:rsid w:val="005862C0"/>
    <w:rsid w:val="005865BF"/>
    <w:rsid w:val="005866FB"/>
    <w:rsid w:val="00586D0D"/>
    <w:rsid w:val="00586DB2"/>
    <w:rsid w:val="00586ECD"/>
    <w:rsid w:val="005872A4"/>
    <w:rsid w:val="0058798F"/>
    <w:rsid w:val="00587AC1"/>
    <w:rsid w:val="00587CC5"/>
    <w:rsid w:val="00587D95"/>
    <w:rsid w:val="005906EF"/>
    <w:rsid w:val="00591EBB"/>
    <w:rsid w:val="00592008"/>
    <w:rsid w:val="00592287"/>
    <w:rsid w:val="00594541"/>
    <w:rsid w:val="00594A46"/>
    <w:rsid w:val="00594CFB"/>
    <w:rsid w:val="00594D41"/>
    <w:rsid w:val="00594E18"/>
    <w:rsid w:val="00594F10"/>
    <w:rsid w:val="00596805"/>
    <w:rsid w:val="00597346"/>
    <w:rsid w:val="00597842"/>
    <w:rsid w:val="00597C36"/>
    <w:rsid w:val="00597D5A"/>
    <w:rsid w:val="005A019C"/>
    <w:rsid w:val="005A134D"/>
    <w:rsid w:val="005A1814"/>
    <w:rsid w:val="005A1CEE"/>
    <w:rsid w:val="005A26BA"/>
    <w:rsid w:val="005A27DF"/>
    <w:rsid w:val="005A2E8C"/>
    <w:rsid w:val="005A398C"/>
    <w:rsid w:val="005A3E35"/>
    <w:rsid w:val="005A4156"/>
    <w:rsid w:val="005A51BD"/>
    <w:rsid w:val="005A57D6"/>
    <w:rsid w:val="005A6FB2"/>
    <w:rsid w:val="005A7777"/>
    <w:rsid w:val="005A7B88"/>
    <w:rsid w:val="005B01AF"/>
    <w:rsid w:val="005B16A6"/>
    <w:rsid w:val="005B3501"/>
    <w:rsid w:val="005B3DF9"/>
    <w:rsid w:val="005B4522"/>
    <w:rsid w:val="005B4BD3"/>
    <w:rsid w:val="005B5463"/>
    <w:rsid w:val="005B5D44"/>
    <w:rsid w:val="005B5DCC"/>
    <w:rsid w:val="005B65BA"/>
    <w:rsid w:val="005B66B5"/>
    <w:rsid w:val="005B7C43"/>
    <w:rsid w:val="005C003D"/>
    <w:rsid w:val="005C0CC7"/>
    <w:rsid w:val="005C142E"/>
    <w:rsid w:val="005C22F5"/>
    <w:rsid w:val="005C246A"/>
    <w:rsid w:val="005C2FA7"/>
    <w:rsid w:val="005C32BB"/>
    <w:rsid w:val="005C33C9"/>
    <w:rsid w:val="005C4E6B"/>
    <w:rsid w:val="005C53E1"/>
    <w:rsid w:val="005C54FD"/>
    <w:rsid w:val="005C5667"/>
    <w:rsid w:val="005C5EEB"/>
    <w:rsid w:val="005C610F"/>
    <w:rsid w:val="005D0D0E"/>
    <w:rsid w:val="005D1799"/>
    <w:rsid w:val="005D2410"/>
    <w:rsid w:val="005D25B2"/>
    <w:rsid w:val="005D3093"/>
    <w:rsid w:val="005D4086"/>
    <w:rsid w:val="005D4AEA"/>
    <w:rsid w:val="005D51AE"/>
    <w:rsid w:val="005D5532"/>
    <w:rsid w:val="005D5A9B"/>
    <w:rsid w:val="005D6460"/>
    <w:rsid w:val="005D67DB"/>
    <w:rsid w:val="005D7155"/>
    <w:rsid w:val="005E0CF6"/>
    <w:rsid w:val="005E162F"/>
    <w:rsid w:val="005E17C9"/>
    <w:rsid w:val="005E2E1C"/>
    <w:rsid w:val="005E302B"/>
    <w:rsid w:val="005E3398"/>
    <w:rsid w:val="005E371C"/>
    <w:rsid w:val="005E4B44"/>
    <w:rsid w:val="005E68D2"/>
    <w:rsid w:val="005E701F"/>
    <w:rsid w:val="005E7C2F"/>
    <w:rsid w:val="005F22BA"/>
    <w:rsid w:val="005F2363"/>
    <w:rsid w:val="005F31AF"/>
    <w:rsid w:val="005F48DD"/>
    <w:rsid w:val="005F5134"/>
    <w:rsid w:val="005F584D"/>
    <w:rsid w:val="005F5BD6"/>
    <w:rsid w:val="005F611D"/>
    <w:rsid w:val="005F6FC3"/>
    <w:rsid w:val="005F7001"/>
    <w:rsid w:val="005F757B"/>
    <w:rsid w:val="005F7E69"/>
    <w:rsid w:val="00600024"/>
    <w:rsid w:val="00600869"/>
    <w:rsid w:val="00600E96"/>
    <w:rsid w:val="00601DC7"/>
    <w:rsid w:val="0060269A"/>
    <w:rsid w:val="00602C67"/>
    <w:rsid w:val="00605123"/>
    <w:rsid w:val="00607BCE"/>
    <w:rsid w:val="00612051"/>
    <w:rsid w:val="00612149"/>
    <w:rsid w:val="00613114"/>
    <w:rsid w:val="00613D8E"/>
    <w:rsid w:val="00613EC7"/>
    <w:rsid w:val="00615F7A"/>
    <w:rsid w:val="0061604C"/>
    <w:rsid w:val="006162AB"/>
    <w:rsid w:val="00616A0E"/>
    <w:rsid w:val="00616B17"/>
    <w:rsid w:val="006172D6"/>
    <w:rsid w:val="0061736A"/>
    <w:rsid w:val="00617B13"/>
    <w:rsid w:val="0062050D"/>
    <w:rsid w:val="00620CEA"/>
    <w:rsid w:val="006226D3"/>
    <w:rsid w:val="006233F8"/>
    <w:rsid w:val="0062359D"/>
    <w:rsid w:val="00623908"/>
    <w:rsid w:val="00624060"/>
    <w:rsid w:val="006241E6"/>
    <w:rsid w:val="00624569"/>
    <w:rsid w:val="00626314"/>
    <w:rsid w:val="006268F5"/>
    <w:rsid w:val="006269A7"/>
    <w:rsid w:val="00626A6E"/>
    <w:rsid w:val="00626DFF"/>
    <w:rsid w:val="00627B4F"/>
    <w:rsid w:val="00630289"/>
    <w:rsid w:val="00630567"/>
    <w:rsid w:val="00630CA2"/>
    <w:rsid w:val="00630D14"/>
    <w:rsid w:val="00630E04"/>
    <w:rsid w:val="006313CF"/>
    <w:rsid w:val="00631C55"/>
    <w:rsid w:val="00631FCF"/>
    <w:rsid w:val="00632570"/>
    <w:rsid w:val="00632EB4"/>
    <w:rsid w:val="00632F25"/>
    <w:rsid w:val="00633C96"/>
    <w:rsid w:val="00633F07"/>
    <w:rsid w:val="006343A2"/>
    <w:rsid w:val="006344F9"/>
    <w:rsid w:val="00634A01"/>
    <w:rsid w:val="00634F92"/>
    <w:rsid w:val="006355D0"/>
    <w:rsid w:val="00637261"/>
    <w:rsid w:val="00637939"/>
    <w:rsid w:val="00641377"/>
    <w:rsid w:val="00641B0A"/>
    <w:rsid w:val="00641FF1"/>
    <w:rsid w:val="00642123"/>
    <w:rsid w:val="0064258E"/>
    <w:rsid w:val="0064473F"/>
    <w:rsid w:val="00644774"/>
    <w:rsid w:val="006460F2"/>
    <w:rsid w:val="00646A31"/>
    <w:rsid w:val="00646C40"/>
    <w:rsid w:val="00646C4A"/>
    <w:rsid w:val="00647814"/>
    <w:rsid w:val="00647EA2"/>
    <w:rsid w:val="00650670"/>
    <w:rsid w:val="006506B0"/>
    <w:rsid w:val="00650EB0"/>
    <w:rsid w:val="006512A0"/>
    <w:rsid w:val="00651374"/>
    <w:rsid w:val="0065149C"/>
    <w:rsid w:val="00651990"/>
    <w:rsid w:val="00652E01"/>
    <w:rsid w:val="00653E1D"/>
    <w:rsid w:val="006543C6"/>
    <w:rsid w:val="00654E44"/>
    <w:rsid w:val="006561E2"/>
    <w:rsid w:val="006603A9"/>
    <w:rsid w:val="00660F4E"/>
    <w:rsid w:val="00661C6B"/>
    <w:rsid w:val="0066320A"/>
    <w:rsid w:val="00663573"/>
    <w:rsid w:val="00663781"/>
    <w:rsid w:val="00664E2A"/>
    <w:rsid w:val="00664EE2"/>
    <w:rsid w:val="00665687"/>
    <w:rsid w:val="00665A5E"/>
    <w:rsid w:val="00665DC2"/>
    <w:rsid w:val="00665F2A"/>
    <w:rsid w:val="006665BE"/>
    <w:rsid w:val="00666D89"/>
    <w:rsid w:val="00667179"/>
    <w:rsid w:val="00667D1C"/>
    <w:rsid w:val="00670134"/>
    <w:rsid w:val="00670461"/>
    <w:rsid w:val="006704A6"/>
    <w:rsid w:val="00670F0F"/>
    <w:rsid w:val="00671250"/>
    <w:rsid w:val="00671309"/>
    <w:rsid w:val="006717E7"/>
    <w:rsid w:val="00671CD1"/>
    <w:rsid w:val="00671F5A"/>
    <w:rsid w:val="006739CC"/>
    <w:rsid w:val="00674E7E"/>
    <w:rsid w:val="00675FBC"/>
    <w:rsid w:val="0067649A"/>
    <w:rsid w:val="00676B0A"/>
    <w:rsid w:val="0068179C"/>
    <w:rsid w:val="006824C4"/>
    <w:rsid w:val="00683ABB"/>
    <w:rsid w:val="00684C6A"/>
    <w:rsid w:val="00685994"/>
    <w:rsid w:val="00685BD8"/>
    <w:rsid w:val="00685D8A"/>
    <w:rsid w:val="0068709B"/>
    <w:rsid w:val="006876B8"/>
    <w:rsid w:val="006879BB"/>
    <w:rsid w:val="006879BD"/>
    <w:rsid w:val="00687EB1"/>
    <w:rsid w:val="006903A4"/>
    <w:rsid w:val="00690D39"/>
    <w:rsid w:val="006913CD"/>
    <w:rsid w:val="006915F1"/>
    <w:rsid w:val="00691969"/>
    <w:rsid w:val="006919DC"/>
    <w:rsid w:val="00691F0B"/>
    <w:rsid w:val="00692365"/>
    <w:rsid w:val="00692C87"/>
    <w:rsid w:val="006935DE"/>
    <w:rsid w:val="0069471D"/>
    <w:rsid w:val="00696106"/>
    <w:rsid w:val="006963FB"/>
    <w:rsid w:val="006965FF"/>
    <w:rsid w:val="00697737"/>
    <w:rsid w:val="006A1083"/>
    <w:rsid w:val="006A136A"/>
    <w:rsid w:val="006A1681"/>
    <w:rsid w:val="006A18F8"/>
    <w:rsid w:val="006A206D"/>
    <w:rsid w:val="006A3952"/>
    <w:rsid w:val="006A3EDE"/>
    <w:rsid w:val="006A4524"/>
    <w:rsid w:val="006A4EFF"/>
    <w:rsid w:val="006A6761"/>
    <w:rsid w:val="006A79D7"/>
    <w:rsid w:val="006B056E"/>
    <w:rsid w:val="006B0648"/>
    <w:rsid w:val="006B07F5"/>
    <w:rsid w:val="006B0CC0"/>
    <w:rsid w:val="006B114E"/>
    <w:rsid w:val="006B1335"/>
    <w:rsid w:val="006B16AA"/>
    <w:rsid w:val="006B2F52"/>
    <w:rsid w:val="006B315E"/>
    <w:rsid w:val="006B44F5"/>
    <w:rsid w:val="006B6D12"/>
    <w:rsid w:val="006C0113"/>
    <w:rsid w:val="006C08CE"/>
    <w:rsid w:val="006C110D"/>
    <w:rsid w:val="006C1DC9"/>
    <w:rsid w:val="006C1DD4"/>
    <w:rsid w:val="006C2232"/>
    <w:rsid w:val="006C49E9"/>
    <w:rsid w:val="006C558B"/>
    <w:rsid w:val="006C652F"/>
    <w:rsid w:val="006C6A07"/>
    <w:rsid w:val="006C73DF"/>
    <w:rsid w:val="006C75FE"/>
    <w:rsid w:val="006D0097"/>
    <w:rsid w:val="006D0B3F"/>
    <w:rsid w:val="006D4B82"/>
    <w:rsid w:val="006D4CA7"/>
    <w:rsid w:val="006D5CA1"/>
    <w:rsid w:val="006D5E3F"/>
    <w:rsid w:val="006D606B"/>
    <w:rsid w:val="006D7744"/>
    <w:rsid w:val="006E0029"/>
    <w:rsid w:val="006E3D94"/>
    <w:rsid w:val="006E4973"/>
    <w:rsid w:val="006E4A36"/>
    <w:rsid w:val="006E4D55"/>
    <w:rsid w:val="006E5293"/>
    <w:rsid w:val="006E5B25"/>
    <w:rsid w:val="006E5B3B"/>
    <w:rsid w:val="006E68C2"/>
    <w:rsid w:val="006F0904"/>
    <w:rsid w:val="006F1300"/>
    <w:rsid w:val="006F137E"/>
    <w:rsid w:val="006F13A3"/>
    <w:rsid w:val="006F289B"/>
    <w:rsid w:val="006F289E"/>
    <w:rsid w:val="006F2D76"/>
    <w:rsid w:val="006F38D1"/>
    <w:rsid w:val="006F4228"/>
    <w:rsid w:val="006F433E"/>
    <w:rsid w:val="006F4A37"/>
    <w:rsid w:val="006F57BD"/>
    <w:rsid w:val="006F5B9B"/>
    <w:rsid w:val="006F6CC9"/>
    <w:rsid w:val="006F73E4"/>
    <w:rsid w:val="006F7E3A"/>
    <w:rsid w:val="0070054E"/>
    <w:rsid w:val="007008ED"/>
    <w:rsid w:val="00700B29"/>
    <w:rsid w:val="00701CEE"/>
    <w:rsid w:val="00701D39"/>
    <w:rsid w:val="00702AFC"/>
    <w:rsid w:val="00703A90"/>
    <w:rsid w:val="00704217"/>
    <w:rsid w:val="007052BF"/>
    <w:rsid w:val="00706133"/>
    <w:rsid w:val="00706365"/>
    <w:rsid w:val="00707121"/>
    <w:rsid w:val="00707B5B"/>
    <w:rsid w:val="00707F5A"/>
    <w:rsid w:val="007104E7"/>
    <w:rsid w:val="00710D06"/>
    <w:rsid w:val="0071197D"/>
    <w:rsid w:val="00712A66"/>
    <w:rsid w:val="0071397C"/>
    <w:rsid w:val="00715146"/>
    <w:rsid w:val="00715743"/>
    <w:rsid w:val="00717200"/>
    <w:rsid w:val="00721157"/>
    <w:rsid w:val="00721491"/>
    <w:rsid w:val="00724983"/>
    <w:rsid w:val="00725E3B"/>
    <w:rsid w:val="00725F5B"/>
    <w:rsid w:val="0072615E"/>
    <w:rsid w:val="007262AC"/>
    <w:rsid w:val="00727A54"/>
    <w:rsid w:val="00727B52"/>
    <w:rsid w:val="00727E92"/>
    <w:rsid w:val="007303A5"/>
    <w:rsid w:val="007304F1"/>
    <w:rsid w:val="00731864"/>
    <w:rsid w:val="00731D89"/>
    <w:rsid w:val="0073229A"/>
    <w:rsid w:val="007323B9"/>
    <w:rsid w:val="00732DB7"/>
    <w:rsid w:val="00732E3F"/>
    <w:rsid w:val="00733058"/>
    <w:rsid w:val="007330E5"/>
    <w:rsid w:val="00733F2C"/>
    <w:rsid w:val="00734741"/>
    <w:rsid w:val="007348D0"/>
    <w:rsid w:val="00734B83"/>
    <w:rsid w:val="00734C8D"/>
    <w:rsid w:val="00735C58"/>
    <w:rsid w:val="007360D6"/>
    <w:rsid w:val="007372F9"/>
    <w:rsid w:val="0074018A"/>
    <w:rsid w:val="0074018B"/>
    <w:rsid w:val="007408AD"/>
    <w:rsid w:val="00740AB4"/>
    <w:rsid w:val="00741BDA"/>
    <w:rsid w:val="00741EBB"/>
    <w:rsid w:val="0074242A"/>
    <w:rsid w:val="00742AF6"/>
    <w:rsid w:val="00743904"/>
    <w:rsid w:val="0074440F"/>
    <w:rsid w:val="00744D9B"/>
    <w:rsid w:val="00745485"/>
    <w:rsid w:val="00745697"/>
    <w:rsid w:val="007458D8"/>
    <w:rsid w:val="00746B7B"/>
    <w:rsid w:val="00746C85"/>
    <w:rsid w:val="00747036"/>
    <w:rsid w:val="00750733"/>
    <w:rsid w:val="0075147D"/>
    <w:rsid w:val="0075220E"/>
    <w:rsid w:val="00752362"/>
    <w:rsid w:val="00752A81"/>
    <w:rsid w:val="00753493"/>
    <w:rsid w:val="00753C2F"/>
    <w:rsid w:val="007546D2"/>
    <w:rsid w:val="00754839"/>
    <w:rsid w:val="00755392"/>
    <w:rsid w:val="00755AD4"/>
    <w:rsid w:val="00755BF6"/>
    <w:rsid w:val="00755D1D"/>
    <w:rsid w:val="0075606D"/>
    <w:rsid w:val="007561D5"/>
    <w:rsid w:val="00757B7A"/>
    <w:rsid w:val="00757C6A"/>
    <w:rsid w:val="00761D55"/>
    <w:rsid w:val="00762DAA"/>
    <w:rsid w:val="00762E5E"/>
    <w:rsid w:val="00764161"/>
    <w:rsid w:val="00764436"/>
    <w:rsid w:val="00764DB3"/>
    <w:rsid w:val="007675D0"/>
    <w:rsid w:val="007676C9"/>
    <w:rsid w:val="00770B36"/>
    <w:rsid w:val="00770CEB"/>
    <w:rsid w:val="00772EB9"/>
    <w:rsid w:val="00773717"/>
    <w:rsid w:val="007742B2"/>
    <w:rsid w:val="007743E0"/>
    <w:rsid w:val="00774872"/>
    <w:rsid w:val="00775DC9"/>
    <w:rsid w:val="00776915"/>
    <w:rsid w:val="00777A9C"/>
    <w:rsid w:val="00777CA9"/>
    <w:rsid w:val="007800CF"/>
    <w:rsid w:val="00780189"/>
    <w:rsid w:val="007814D5"/>
    <w:rsid w:val="00781A19"/>
    <w:rsid w:val="00781EC4"/>
    <w:rsid w:val="007823A6"/>
    <w:rsid w:val="0078244A"/>
    <w:rsid w:val="0078255D"/>
    <w:rsid w:val="00783934"/>
    <w:rsid w:val="00784AAC"/>
    <w:rsid w:val="00784CFD"/>
    <w:rsid w:val="00784EB2"/>
    <w:rsid w:val="00784FD7"/>
    <w:rsid w:val="00785636"/>
    <w:rsid w:val="00785BD1"/>
    <w:rsid w:val="00785FAD"/>
    <w:rsid w:val="00786329"/>
    <w:rsid w:val="00786EF1"/>
    <w:rsid w:val="00790247"/>
    <w:rsid w:val="0079056A"/>
    <w:rsid w:val="00791105"/>
    <w:rsid w:val="0079245E"/>
    <w:rsid w:val="0079289B"/>
    <w:rsid w:val="0079294E"/>
    <w:rsid w:val="00793877"/>
    <w:rsid w:val="00794ADD"/>
    <w:rsid w:val="00795DF4"/>
    <w:rsid w:val="0079603B"/>
    <w:rsid w:val="007965AB"/>
    <w:rsid w:val="007966B9"/>
    <w:rsid w:val="00797060"/>
    <w:rsid w:val="007974CA"/>
    <w:rsid w:val="007975BD"/>
    <w:rsid w:val="007A0260"/>
    <w:rsid w:val="007A0291"/>
    <w:rsid w:val="007A04C2"/>
    <w:rsid w:val="007A0B64"/>
    <w:rsid w:val="007A0BA2"/>
    <w:rsid w:val="007A0CFA"/>
    <w:rsid w:val="007A159B"/>
    <w:rsid w:val="007A1BCD"/>
    <w:rsid w:val="007A2282"/>
    <w:rsid w:val="007A2C73"/>
    <w:rsid w:val="007A2F96"/>
    <w:rsid w:val="007A375E"/>
    <w:rsid w:val="007A3E79"/>
    <w:rsid w:val="007A3FF1"/>
    <w:rsid w:val="007A43AC"/>
    <w:rsid w:val="007A4BDE"/>
    <w:rsid w:val="007A5809"/>
    <w:rsid w:val="007A6140"/>
    <w:rsid w:val="007A62F4"/>
    <w:rsid w:val="007A6428"/>
    <w:rsid w:val="007A700F"/>
    <w:rsid w:val="007A782A"/>
    <w:rsid w:val="007B0305"/>
    <w:rsid w:val="007B07BB"/>
    <w:rsid w:val="007B174E"/>
    <w:rsid w:val="007B1ADD"/>
    <w:rsid w:val="007B1E31"/>
    <w:rsid w:val="007B1FAA"/>
    <w:rsid w:val="007B2765"/>
    <w:rsid w:val="007B2AB0"/>
    <w:rsid w:val="007B330A"/>
    <w:rsid w:val="007B3601"/>
    <w:rsid w:val="007B39F9"/>
    <w:rsid w:val="007B4789"/>
    <w:rsid w:val="007B558E"/>
    <w:rsid w:val="007B5BD9"/>
    <w:rsid w:val="007B633E"/>
    <w:rsid w:val="007B75C7"/>
    <w:rsid w:val="007B7E2B"/>
    <w:rsid w:val="007C03B7"/>
    <w:rsid w:val="007C071B"/>
    <w:rsid w:val="007C1589"/>
    <w:rsid w:val="007C1E3E"/>
    <w:rsid w:val="007C1F43"/>
    <w:rsid w:val="007C2508"/>
    <w:rsid w:val="007C2FC8"/>
    <w:rsid w:val="007C33AA"/>
    <w:rsid w:val="007C4B3A"/>
    <w:rsid w:val="007C60E0"/>
    <w:rsid w:val="007C67EE"/>
    <w:rsid w:val="007C6879"/>
    <w:rsid w:val="007C6A4D"/>
    <w:rsid w:val="007C6C46"/>
    <w:rsid w:val="007C6E7C"/>
    <w:rsid w:val="007C77F5"/>
    <w:rsid w:val="007C7C32"/>
    <w:rsid w:val="007C7E2B"/>
    <w:rsid w:val="007C7E5E"/>
    <w:rsid w:val="007D0686"/>
    <w:rsid w:val="007D0AF9"/>
    <w:rsid w:val="007D1824"/>
    <w:rsid w:val="007D1E02"/>
    <w:rsid w:val="007D21B1"/>
    <w:rsid w:val="007D22C6"/>
    <w:rsid w:val="007D22E6"/>
    <w:rsid w:val="007D3458"/>
    <w:rsid w:val="007D37A8"/>
    <w:rsid w:val="007D3D72"/>
    <w:rsid w:val="007D4699"/>
    <w:rsid w:val="007D58C5"/>
    <w:rsid w:val="007D5C91"/>
    <w:rsid w:val="007D619E"/>
    <w:rsid w:val="007E053E"/>
    <w:rsid w:val="007E0F8B"/>
    <w:rsid w:val="007E0FDB"/>
    <w:rsid w:val="007E2119"/>
    <w:rsid w:val="007E2443"/>
    <w:rsid w:val="007E2DD5"/>
    <w:rsid w:val="007E3598"/>
    <w:rsid w:val="007E3C52"/>
    <w:rsid w:val="007E516C"/>
    <w:rsid w:val="007E55EC"/>
    <w:rsid w:val="007E6117"/>
    <w:rsid w:val="007E6802"/>
    <w:rsid w:val="007F00A0"/>
    <w:rsid w:val="007F0340"/>
    <w:rsid w:val="007F041D"/>
    <w:rsid w:val="007F33C2"/>
    <w:rsid w:val="007F38E9"/>
    <w:rsid w:val="007F3CCA"/>
    <w:rsid w:val="007F423E"/>
    <w:rsid w:val="007F4655"/>
    <w:rsid w:val="007F4BCC"/>
    <w:rsid w:val="007F5B34"/>
    <w:rsid w:val="007F5DAE"/>
    <w:rsid w:val="007F6BBC"/>
    <w:rsid w:val="007F6CC9"/>
    <w:rsid w:val="007F7BA8"/>
    <w:rsid w:val="00800A5F"/>
    <w:rsid w:val="008014F7"/>
    <w:rsid w:val="00801FA2"/>
    <w:rsid w:val="00802364"/>
    <w:rsid w:val="0080289A"/>
    <w:rsid w:val="00802C01"/>
    <w:rsid w:val="00803250"/>
    <w:rsid w:val="00804740"/>
    <w:rsid w:val="00804DF5"/>
    <w:rsid w:val="00805293"/>
    <w:rsid w:val="0080571D"/>
    <w:rsid w:val="00806341"/>
    <w:rsid w:val="00806721"/>
    <w:rsid w:val="00806F67"/>
    <w:rsid w:val="00807F01"/>
    <w:rsid w:val="008104C4"/>
    <w:rsid w:val="00810797"/>
    <w:rsid w:val="008110DE"/>
    <w:rsid w:val="00811200"/>
    <w:rsid w:val="00813FFC"/>
    <w:rsid w:val="0081523A"/>
    <w:rsid w:val="0081584B"/>
    <w:rsid w:val="008158F0"/>
    <w:rsid w:val="008159A4"/>
    <w:rsid w:val="0081640B"/>
    <w:rsid w:val="00817122"/>
    <w:rsid w:val="00817435"/>
    <w:rsid w:val="0081750E"/>
    <w:rsid w:val="008179F2"/>
    <w:rsid w:val="00817FA2"/>
    <w:rsid w:val="008201D0"/>
    <w:rsid w:val="008209ED"/>
    <w:rsid w:val="0082134D"/>
    <w:rsid w:val="00821363"/>
    <w:rsid w:val="0082202F"/>
    <w:rsid w:val="008231E6"/>
    <w:rsid w:val="00823586"/>
    <w:rsid w:val="008239A1"/>
    <w:rsid w:val="008262CD"/>
    <w:rsid w:val="008263BE"/>
    <w:rsid w:val="00826B05"/>
    <w:rsid w:val="00826C46"/>
    <w:rsid w:val="008272D5"/>
    <w:rsid w:val="00827AB9"/>
    <w:rsid w:val="00830393"/>
    <w:rsid w:val="00831664"/>
    <w:rsid w:val="00832040"/>
    <w:rsid w:val="00832B3A"/>
    <w:rsid w:val="00832F80"/>
    <w:rsid w:val="00833F9F"/>
    <w:rsid w:val="008344FB"/>
    <w:rsid w:val="0083562A"/>
    <w:rsid w:val="00836193"/>
    <w:rsid w:val="00837474"/>
    <w:rsid w:val="00837BBE"/>
    <w:rsid w:val="00837F02"/>
    <w:rsid w:val="00837F2A"/>
    <w:rsid w:val="00840C89"/>
    <w:rsid w:val="008429E0"/>
    <w:rsid w:val="00842F98"/>
    <w:rsid w:val="00842FBE"/>
    <w:rsid w:val="008432C2"/>
    <w:rsid w:val="008439A7"/>
    <w:rsid w:val="00843B85"/>
    <w:rsid w:val="008441A8"/>
    <w:rsid w:val="008441BA"/>
    <w:rsid w:val="008445CD"/>
    <w:rsid w:val="00844B49"/>
    <w:rsid w:val="008450EB"/>
    <w:rsid w:val="00845DDC"/>
    <w:rsid w:val="00846FD8"/>
    <w:rsid w:val="00847187"/>
    <w:rsid w:val="00847550"/>
    <w:rsid w:val="0084781C"/>
    <w:rsid w:val="008479F0"/>
    <w:rsid w:val="00847D6D"/>
    <w:rsid w:val="008516F3"/>
    <w:rsid w:val="00852661"/>
    <w:rsid w:val="0085267A"/>
    <w:rsid w:val="00852DA7"/>
    <w:rsid w:val="008537CF"/>
    <w:rsid w:val="00853C11"/>
    <w:rsid w:val="008546B5"/>
    <w:rsid w:val="00854D4C"/>
    <w:rsid w:val="00854F26"/>
    <w:rsid w:val="00855199"/>
    <w:rsid w:val="0085536A"/>
    <w:rsid w:val="00855D29"/>
    <w:rsid w:val="008568E0"/>
    <w:rsid w:val="00856BDC"/>
    <w:rsid w:val="008572F2"/>
    <w:rsid w:val="0085791A"/>
    <w:rsid w:val="00857C68"/>
    <w:rsid w:val="00860675"/>
    <w:rsid w:val="00860E15"/>
    <w:rsid w:val="00861C4F"/>
    <w:rsid w:val="00862243"/>
    <w:rsid w:val="00862527"/>
    <w:rsid w:val="00863CFC"/>
    <w:rsid w:val="00863E88"/>
    <w:rsid w:val="00864077"/>
    <w:rsid w:val="008662F7"/>
    <w:rsid w:val="00867ED3"/>
    <w:rsid w:val="008701EA"/>
    <w:rsid w:val="008715FC"/>
    <w:rsid w:val="00871962"/>
    <w:rsid w:val="00871C78"/>
    <w:rsid w:val="00872DCD"/>
    <w:rsid w:val="00873651"/>
    <w:rsid w:val="008741BA"/>
    <w:rsid w:val="00874647"/>
    <w:rsid w:val="00874947"/>
    <w:rsid w:val="00874FE2"/>
    <w:rsid w:val="00875658"/>
    <w:rsid w:val="00875882"/>
    <w:rsid w:val="00876560"/>
    <w:rsid w:val="0087663E"/>
    <w:rsid w:val="008767C7"/>
    <w:rsid w:val="00876D5A"/>
    <w:rsid w:val="0087728A"/>
    <w:rsid w:val="008773E8"/>
    <w:rsid w:val="00880278"/>
    <w:rsid w:val="00880314"/>
    <w:rsid w:val="0088060F"/>
    <w:rsid w:val="008808FD"/>
    <w:rsid w:val="00880AF6"/>
    <w:rsid w:val="00881335"/>
    <w:rsid w:val="0088164D"/>
    <w:rsid w:val="00881A36"/>
    <w:rsid w:val="008820F3"/>
    <w:rsid w:val="00882901"/>
    <w:rsid w:val="00883BF8"/>
    <w:rsid w:val="0088401F"/>
    <w:rsid w:val="00884498"/>
    <w:rsid w:val="008846C2"/>
    <w:rsid w:val="00886766"/>
    <w:rsid w:val="0088699C"/>
    <w:rsid w:val="0088793E"/>
    <w:rsid w:val="008879A4"/>
    <w:rsid w:val="00890157"/>
    <w:rsid w:val="008911F9"/>
    <w:rsid w:val="00891311"/>
    <w:rsid w:val="0089135B"/>
    <w:rsid w:val="008925CE"/>
    <w:rsid w:val="00892FBA"/>
    <w:rsid w:val="008946B6"/>
    <w:rsid w:val="00895149"/>
    <w:rsid w:val="00895F2A"/>
    <w:rsid w:val="008961BD"/>
    <w:rsid w:val="0089640E"/>
    <w:rsid w:val="00897A43"/>
    <w:rsid w:val="00897CDF"/>
    <w:rsid w:val="008A01CE"/>
    <w:rsid w:val="008A0BF3"/>
    <w:rsid w:val="008A1235"/>
    <w:rsid w:val="008A3C85"/>
    <w:rsid w:val="008A40C8"/>
    <w:rsid w:val="008A436A"/>
    <w:rsid w:val="008A44DA"/>
    <w:rsid w:val="008A462C"/>
    <w:rsid w:val="008A482B"/>
    <w:rsid w:val="008A4F92"/>
    <w:rsid w:val="008A61CA"/>
    <w:rsid w:val="008A627F"/>
    <w:rsid w:val="008A6BA7"/>
    <w:rsid w:val="008A6CB2"/>
    <w:rsid w:val="008A70B5"/>
    <w:rsid w:val="008A7D03"/>
    <w:rsid w:val="008A7F15"/>
    <w:rsid w:val="008B021F"/>
    <w:rsid w:val="008B032E"/>
    <w:rsid w:val="008B0876"/>
    <w:rsid w:val="008B11F1"/>
    <w:rsid w:val="008B1919"/>
    <w:rsid w:val="008B2681"/>
    <w:rsid w:val="008B29BC"/>
    <w:rsid w:val="008B3B3B"/>
    <w:rsid w:val="008B4ECC"/>
    <w:rsid w:val="008B5198"/>
    <w:rsid w:val="008B55B2"/>
    <w:rsid w:val="008B56A6"/>
    <w:rsid w:val="008B5F53"/>
    <w:rsid w:val="008B5FB4"/>
    <w:rsid w:val="008B6624"/>
    <w:rsid w:val="008B7131"/>
    <w:rsid w:val="008B7FEC"/>
    <w:rsid w:val="008C06E8"/>
    <w:rsid w:val="008C15CB"/>
    <w:rsid w:val="008C20A9"/>
    <w:rsid w:val="008C2389"/>
    <w:rsid w:val="008C320F"/>
    <w:rsid w:val="008C443C"/>
    <w:rsid w:val="008C4F67"/>
    <w:rsid w:val="008C50CC"/>
    <w:rsid w:val="008C5363"/>
    <w:rsid w:val="008C5ACE"/>
    <w:rsid w:val="008C68DA"/>
    <w:rsid w:val="008C7500"/>
    <w:rsid w:val="008C78C7"/>
    <w:rsid w:val="008C7E25"/>
    <w:rsid w:val="008D0011"/>
    <w:rsid w:val="008D0032"/>
    <w:rsid w:val="008D0208"/>
    <w:rsid w:val="008D0AE2"/>
    <w:rsid w:val="008D0E56"/>
    <w:rsid w:val="008D1D1D"/>
    <w:rsid w:val="008D1E0D"/>
    <w:rsid w:val="008D330F"/>
    <w:rsid w:val="008D3397"/>
    <w:rsid w:val="008D34C8"/>
    <w:rsid w:val="008D4188"/>
    <w:rsid w:val="008D48F9"/>
    <w:rsid w:val="008D4D91"/>
    <w:rsid w:val="008D6337"/>
    <w:rsid w:val="008D6D98"/>
    <w:rsid w:val="008D76EF"/>
    <w:rsid w:val="008D77AF"/>
    <w:rsid w:val="008D77F9"/>
    <w:rsid w:val="008D7C5C"/>
    <w:rsid w:val="008E05CF"/>
    <w:rsid w:val="008E1598"/>
    <w:rsid w:val="008E26C3"/>
    <w:rsid w:val="008E34A8"/>
    <w:rsid w:val="008E36E0"/>
    <w:rsid w:val="008E3905"/>
    <w:rsid w:val="008E397A"/>
    <w:rsid w:val="008E416F"/>
    <w:rsid w:val="008E464C"/>
    <w:rsid w:val="008E4B3B"/>
    <w:rsid w:val="008E5783"/>
    <w:rsid w:val="008E6930"/>
    <w:rsid w:val="008E7530"/>
    <w:rsid w:val="008E75D6"/>
    <w:rsid w:val="008E7649"/>
    <w:rsid w:val="008F19E3"/>
    <w:rsid w:val="008F1BD9"/>
    <w:rsid w:val="008F2C02"/>
    <w:rsid w:val="008F30E1"/>
    <w:rsid w:val="008F3F23"/>
    <w:rsid w:val="008F533A"/>
    <w:rsid w:val="008F7473"/>
    <w:rsid w:val="008F7E4A"/>
    <w:rsid w:val="009004EA"/>
    <w:rsid w:val="0090053A"/>
    <w:rsid w:val="00900B4B"/>
    <w:rsid w:val="0090198C"/>
    <w:rsid w:val="009024BA"/>
    <w:rsid w:val="0090269B"/>
    <w:rsid w:val="00903489"/>
    <w:rsid w:val="00904532"/>
    <w:rsid w:val="009057CF"/>
    <w:rsid w:val="00905F79"/>
    <w:rsid w:val="00906734"/>
    <w:rsid w:val="009071DA"/>
    <w:rsid w:val="009076E2"/>
    <w:rsid w:val="00911A36"/>
    <w:rsid w:val="00912504"/>
    <w:rsid w:val="00912A72"/>
    <w:rsid w:val="00912AD1"/>
    <w:rsid w:val="00913582"/>
    <w:rsid w:val="00914A31"/>
    <w:rsid w:val="00914A77"/>
    <w:rsid w:val="00914E52"/>
    <w:rsid w:val="00915D04"/>
    <w:rsid w:val="009160C7"/>
    <w:rsid w:val="009161A4"/>
    <w:rsid w:val="009176FB"/>
    <w:rsid w:val="00917EE2"/>
    <w:rsid w:val="009200D4"/>
    <w:rsid w:val="00920814"/>
    <w:rsid w:val="00920AEF"/>
    <w:rsid w:val="00920CBB"/>
    <w:rsid w:val="009211C4"/>
    <w:rsid w:val="00921458"/>
    <w:rsid w:val="00921872"/>
    <w:rsid w:val="00921C42"/>
    <w:rsid w:val="0092229E"/>
    <w:rsid w:val="0092293A"/>
    <w:rsid w:val="009229DD"/>
    <w:rsid w:val="00922A6C"/>
    <w:rsid w:val="00922CC5"/>
    <w:rsid w:val="00923E52"/>
    <w:rsid w:val="00925BF5"/>
    <w:rsid w:val="009260D3"/>
    <w:rsid w:val="00926525"/>
    <w:rsid w:val="009266D2"/>
    <w:rsid w:val="00926CAB"/>
    <w:rsid w:val="00927B57"/>
    <w:rsid w:val="009304C5"/>
    <w:rsid w:val="00930531"/>
    <w:rsid w:val="00930A86"/>
    <w:rsid w:val="00930B73"/>
    <w:rsid w:val="00933D59"/>
    <w:rsid w:val="009340E7"/>
    <w:rsid w:val="00934A45"/>
    <w:rsid w:val="00936256"/>
    <w:rsid w:val="009374D5"/>
    <w:rsid w:val="00937DE5"/>
    <w:rsid w:val="0094039C"/>
    <w:rsid w:val="009405D8"/>
    <w:rsid w:val="00940D6B"/>
    <w:rsid w:val="009414F4"/>
    <w:rsid w:val="00942F9F"/>
    <w:rsid w:val="00943AD7"/>
    <w:rsid w:val="0094412C"/>
    <w:rsid w:val="00944A6D"/>
    <w:rsid w:val="00944DBC"/>
    <w:rsid w:val="00944DFE"/>
    <w:rsid w:val="009453D1"/>
    <w:rsid w:val="009478F5"/>
    <w:rsid w:val="00952834"/>
    <w:rsid w:val="009528E4"/>
    <w:rsid w:val="009530B8"/>
    <w:rsid w:val="00954042"/>
    <w:rsid w:val="00954501"/>
    <w:rsid w:val="00954AB6"/>
    <w:rsid w:val="00955283"/>
    <w:rsid w:val="00955652"/>
    <w:rsid w:val="00957B67"/>
    <w:rsid w:val="00961172"/>
    <w:rsid w:val="00962216"/>
    <w:rsid w:val="00962345"/>
    <w:rsid w:val="00962486"/>
    <w:rsid w:val="00964AD6"/>
    <w:rsid w:val="009653FF"/>
    <w:rsid w:val="00965DDE"/>
    <w:rsid w:val="0096775F"/>
    <w:rsid w:val="00967A09"/>
    <w:rsid w:val="00967DEB"/>
    <w:rsid w:val="0097024A"/>
    <w:rsid w:val="009708BA"/>
    <w:rsid w:val="00970BA1"/>
    <w:rsid w:val="009714A9"/>
    <w:rsid w:val="0097167C"/>
    <w:rsid w:val="00971757"/>
    <w:rsid w:val="00971C39"/>
    <w:rsid w:val="009723CE"/>
    <w:rsid w:val="009725D2"/>
    <w:rsid w:val="00973118"/>
    <w:rsid w:val="00973E2E"/>
    <w:rsid w:val="0097419B"/>
    <w:rsid w:val="00974362"/>
    <w:rsid w:val="00974D3F"/>
    <w:rsid w:val="009755F5"/>
    <w:rsid w:val="00975C4A"/>
    <w:rsid w:val="00975F1E"/>
    <w:rsid w:val="009763BC"/>
    <w:rsid w:val="00977591"/>
    <w:rsid w:val="00977B08"/>
    <w:rsid w:val="00980255"/>
    <w:rsid w:val="009807A9"/>
    <w:rsid w:val="00981285"/>
    <w:rsid w:val="009815FB"/>
    <w:rsid w:val="0098173F"/>
    <w:rsid w:val="0098278E"/>
    <w:rsid w:val="00982863"/>
    <w:rsid w:val="00984536"/>
    <w:rsid w:val="00984C5A"/>
    <w:rsid w:val="00985686"/>
    <w:rsid w:val="0098591C"/>
    <w:rsid w:val="009871ED"/>
    <w:rsid w:val="009875EA"/>
    <w:rsid w:val="009876CC"/>
    <w:rsid w:val="0099059C"/>
    <w:rsid w:val="00990768"/>
    <w:rsid w:val="00992DD4"/>
    <w:rsid w:val="00993F19"/>
    <w:rsid w:val="00994316"/>
    <w:rsid w:val="00994513"/>
    <w:rsid w:val="009957BF"/>
    <w:rsid w:val="00995895"/>
    <w:rsid w:val="009965A2"/>
    <w:rsid w:val="00996766"/>
    <w:rsid w:val="0099728B"/>
    <w:rsid w:val="009977E8"/>
    <w:rsid w:val="00997BB4"/>
    <w:rsid w:val="009A1612"/>
    <w:rsid w:val="009A2284"/>
    <w:rsid w:val="009A2403"/>
    <w:rsid w:val="009A4074"/>
    <w:rsid w:val="009A4D02"/>
    <w:rsid w:val="009A4E76"/>
    <w:rsid w:val="009A5ADD"/>
    <w:rsid w:val="009A5F4B"/>
    <w:rsid w:val="009A60E7"/>
    <w:rsid w:val="009A6293"/>
    <w:rsid w:val="009A65D5"/>
    <w:rsid w:val="009A6B8F"/>
    <w:rsid w:val="009A6CD2"/>
    <w:rsid w:val="009B056D"/>
    <w:rsid w:val="009B0A0B"/>
    <w:rsid w:val="009B0C56"/>
    <w:rsid w:val="009B0CE6"/>
    <w:rsid w:val="009B1500"/>
    <w:rsid w:val="009B23B2"/>
    <w:rsid w:val="009B32D4"/>
    <w:rsid w:val="009B3383"/>
    <w:rsid w:val="009B3675"/>
    <w:rsid w:val="009B3DAF"/>
    <w:rsid w:val="009B4ABF"/>
    <w:rsid w:val="009B5014"/>
    <w:rsid w:val="009B5731"/>
    <w:rsid w:val="009B6DFB"/>
    <w:rsid w:val="009B753D"/>
    <w:rsid w:val="009B7899"/>
    <w:rsid w:val="009B7A36"/>
    <w:rsid w:val="009B7CB1"/>
    <w:rsid w:val="009B7E00"/>
    <w:rsid w:val="009C004F"/>
    <w:rsid w:val="009C0083"/>
    <w:rsid w:val="009C022A"/>
    <w:rsid w:val="009C1BAC"/>
    <w:rsid w:val="009C1D09"/>
    <w:rsid w:val="009C1F8D"/>
    <w:rsid w:val="009C2159"/>
    <w:rsid w:val="009C251F"/>
    <w:rsid w:val="009C28D1"/>
    <w:rsid w:val="009C2A0D"/>
    <w:rsid w:val="009C5167"/>
    <w:rsid w:val="009C6084"/>
    <w:rsid w:val="009C615A"/>
    <w:rsid w:val="009C6DEA"/>
    <w:rsid w:val="009C7784"/>
    <w:rsid w:val="009D0D5B"/>
    <w:rsid w:val="009D18AE"/>
    <w:rsid w:val="009D3DA2"/>
    <w:rsid w:val="009D59B7"/>
    <w:rsid w:val="009D59BA"/>
    <w:rsid w:val="009D6A24"/>
    <w:rsid w:val="009E0641"/>
    <w:rsid w:val="009E08D5"/>
    <w:rsid w:val="009E1CE5"/>
    <w:rsid w:val="009E436E"/>
    <w:rsid w:val="009E4375"/>
    <w:rsid w:val="009E6C5B"/>
    <w:rsid w:val="009F1EA0"/>
    <w:rsid w:val="009F1FEC"/>
    <w:rsid w:val="009F25ED"/>
    <w:rsid w:val="009F2BEA"/>
    <w:rsid w:val="009F36E4"/>
    <w:rsid w:val="009F39AB"/>
    <w:rsid w:val="009F3E2A"/>
    <w:rsid w:val="009F49D0"/>
    <w:rsid w:val="009F4E42"/>
    <w:rsid w:val="009F59A1"/>
    <w:rsid w:val="009F6AC8"/>
    <w:rsid w:val="009F6E83"/>
    <w:rsid w:val="009F75C8"/>
    <w:rsid w:val="009F7C39"/>
    <w:rsid w:val="00A000B5"/>
    <w:rsid w:val="00A003C9"/>
    <w:rsid w:val="00A0046F"/>
    <w:rsid w:val="00A00D6D"/>
    <w:rsid w:val="00A0125C"/>
    <w:rsid w:val="00A0196D"/>
    <w:rsid w:val="00A01B44"/>
    <w:rsid w:val="00A01DC2"/>
    <w:rsid w:val="00A01DEE"/>
    <w:rsid w:val="00A020D4"/>
    <w:rsid w:val="00A02EE0"/>
    <w:rsid w:val="00A03F03"/>
    <w:rsid w:val="00A043BB"/>
    <w:rsid w:val="00A048D2"/>
    <w:rsid w:val="00A04A8C"/>
    <w:rsid w:val="00A04BD4"/>
    <w:rsid w:val="00A06112"/>
    <w:rsid w:val="00A063C2"/>
    <w:rsid w:val="00A06FAB"/>
    <w:rsid w:val="00A0781A"/>
    <w:rsid w:val="00A0790F"/>
    <w:rsid w:val="00A07955"/>
    <w:rsid w:val="00A10861"/>
    <w:rsid w:val="00A109C1"/>
    <w:rsid w:val="00A110EF"/>
    <w:rsid w:val="00A1169E"/>
    <w:rsid w:val="00A11C4C"/>
    <w:rsid w:val="00A12899"/>
    <w:rsid w:val="00A12E04"/>
    <w:rsid w:val="00A12EA2"/>
    <w:rsid w:val="00A14A90"/>
    <w:rsid w:val="00A151DF"/>
    <w:rsid w:val="00A16444"/>
    <w:rsid w:val="00A174DD"/>
    <w:rsid w:val="00A17BA6"/>
    <w:rsid w:val="00A20041"/>
    <w:rsid w:val="00A20127"/>
    <w:rsid w:val="00A21EC7"/>
    <w:rsid w:val="00A227F7"/>
    <w:rsid w:val="00A22ADF"/>
    <w:rsid w:val="00A22B2A"/>
    <w:rsid w:val="00A23335"/>
    <w:rsid w:val="00A23FB7"/>
    <w:rsid w:val="00A242C7"/>
    <w:rsid w:val="00A2462D"/>
    <w:rsid w:val="00A25198"/>
    <w:rsid w:val="00A304B8"/>
    <w:rsid w:val="00A3129F"/>
    <w:rsid w:val="00A31D1E"/>
    <w:rsid w:val="00A33554"/>
    <w:rsid w:val="00A33846"/>
    <w:rsid w:val="00A361AD"/>
    <w:rsid w:val="00A37161"/>
    <w:rsid w:val="00A371F1"/>
    <w:rsid w:val="00A376F4"/>
    <w:rsid w:val="00A37741"/>
    <w:rsid w:val="00A40459"/>
    <w:rsid w:val="00A40A86"/>
    <w:rsid w:val="00A40B07"/>
    <w:rsid w:val="00A41749"/>
    <w:rsid w:val="00A42646"/>
    <w:rsid w:val="00A426A2"/>
    <w:rsid w:val="00A42BC8"/>
    <w:rsid w:val="00A434FD"/>
    <w:rsid w:val="00A43BA2"/>
    <w:rsid w:val="00A44EE4"/>
    <w:rsid w:val="00A451F0"/>
    <w:rsid w:val="00A454D6"/>
    <w:rsid w:val="00A45B43"/>
    <w:rsid w:val="00A50117"/>
    <w:rsid w:val="00A52D0B"/>
    <w:rsid w:val="00A5375E"/>
    <w:rsid w:val="00A53C08"/>
    <w:rsid w:val="00A546F1"/>
    <w:rsid w:val="00A551B7"/>
    <w:rsid w:val="00A55D50"/>
    <w:rsid w:val="00A5640A"/>
    <w:rsid w:val="00A56675"/>
    <w:rsid w:val="00A56BCD"/>
    <w:rsid w:val="00A607AE"/>
    <w:rsid w:val="00A60A1C"/>
    <w:rsid w:val="00A61966"/>
    <w:rsid w:val="00A629F7"/>
    <w:rsid w:val="00A6380F"/>
    <w:rsid w:val="00A63888"/>
    <w:rsid w:val="00A6436E"/>
    <w:rsid w:val="00A6502A"/>
    <w:rsid w:val="00A65574"/>
    <w:rsid w:val="00A656AB"/>
    <w:rsid w:val="00A6771C"/>
    <w:rsid w:val="00A67A23"/>
    <w:rsid w:val="00A7021C"/>
    <w:rsid w:val="00A70B6E"/>
    <w:rsid w:val="00A7107A"/>
    <w:rsid w:val="00A711C0"/>
    <w:rsid w:val="00A71F7C"/>
    <w:rsid w:val="00A72157"/>
    <w:rsid w:val="00A725D0"/>
    <w:rsid w:val="00A72E23"/>
    <w:rsid w:val="00A73133"/>
    <w:rsid w:val="00A7336E"/>
    <w:rsid w:val="00A735A7"/>
    <w:rsid w:val="00A7365A"/>
    <w:rsid w:val="00A75B9E"/>
    <w:rsid w:val="00A76AB5"/>
    <w:rsid w:val="00A76D8D"/>
    <w:rsid w:val="00A8128F"/>
    <w:rsid w:val="00A81426"/>
    <w:rsid w:val="00A826CA"/>
    <w:rsid w:val="00A82ED3"/>
    <w:rsid w:val="00A83547"/>
    <w:rsid w:val="00A83DBA"/>
    <w:rsid w:val="00A842D8"/>
    <w:rsid w:val="00A8500F"/>
    <w:rsid w:val="00A859D4"/>
    <w:rsid w:val="00A86361"/>
    <w:rsid w:val="00A863D7"/>
    <w:rsid w:val="00A8665F"/>
    <w:rsid w:val="00A86A79"/>
    <w:rsid w:val="00A86C51"/>
    <w:rsid w:val="00A87B8E"/>
    <w:rsid w:val="00A90886"/>
    <w:rsid w:val="00A90922"/>
    <w:rsid w:val="00A90C26"/>
    <w:rsid w:val="00A91A22"/>
    <w:rsid w:val="00A91A69"/>
    <w:rsid w:val="00A91DD7"/>
    <w:rsid w:val="00A91FFC"/>
    <w:rsid w:val="00A92C9C"/>
    <w:rsid w:val="00A9323F"/>
    <w:rsid w:val="00A93405"/>
    <w:rsid w:val="00A939C7"/>
    <w:rsid w:val="00A94263"/>
    <w:rsid w:val="00A95E69"/>
    <w:rsid w:val="00AA022E"/>
    <w:rsid w:val="00AA0311"/>
    <w:rsid w:val="00AA0546"/>
    <w:rsid w:val="00AA148A"/>
    <w:rsid w:val="00AA2054"/>
    <w:rsid w:val="00AA266B"/>
    <w:rsid w:val="00AA3A91"/>
    <w:rsid w:val="00AA5DA8"/>
    <w:rsid w:val="00AA6B74"/>
    <w:rsid w:val="00AA7D3B"/>
    <w:rsid w:val="00AB0259"/>
    <w:rsid w:val="00AB0C34"/>
    <w:rsid w:val="00AB1243"/>
    <w:rsid w:val="00AB1B8F"/>
    <w:rsid w:val="00AB3CBB"/>
    <w:rsid w:val="00AB4FE2"/>
    <w:rsid w:val="00AB647C"/>
    <w:rsid w:val="00AB6D2C"/>
    <w:rsid w:val="00AB70EC"/>
    <w:rsid w:val="00AC0147"/>
    <w:rsid w:val="00AC1212"/>
    <w:rsid w:val="00AC1621"/>
    <w:rsid w:val="00AC1ECB"/>
    <w:rsid w:val="00AC2549"/>
    <w:rsid w:val="00AC2E2B"/>
    <w:rsid w:val="00AC2E8A"/>
    <w:rsid w:val="00AC352F"/>
    <w:rsid w:val="00AC36EB"/>
    <w:rsid w:val="00AC36F9"/>
    <w:rsid w:val="00AC464A"/>
    <w:rsid w:val="00AC46A4"/>
    <w:rsid w:val="00AC4995"/>
    <w:rsid w:val="00AC5D4A"/>
    <w:rsid w:val="00AC5D6D"/>
    <w:rsid w:val="00AC7236"/>
    <w:rsid w:val="00AD0857"/>
    <w:rsid w:val="00AD1226"/>
    <w:rsid w:val="00AD1DB6"/>
    <w:rsid w:val="00AD23CD"/>
    <w:rsid w:val="00AD3A7C"/>
    <w:rsid w:val="00AD3C70"/>
    <w:rsid w:val="00AD408E"/>
    <w:rsid w:val="00AD41FA"/>
    <w:rsid w:val="00AD65C4"/>
    <w:rsid w:val="00AD7B6E"/>
    <w:rsid w:val="00AE0010"/>
    <w:rsid w:val="00AE0140"/>
    <w:rsid w:val="00AE07F9"/>
    <w:rsid w:val="00AE1158"/>
    <w:rsid w:val="00AE1C19"/>
    <w:rsid w:val="00AE2F84"/>
    <w:rsid w:val="00AE4A74"/>
    <w:rsid w:val="00AE5BA0"/>
    <w:rsid w:val="00AE5D8F"/>
    <w:rsid w:val="00AE7471"/>
    <w:rsid w:val="00AF0E29"/>
    <w:rsid w:val="00AF0F3F"/>
    <w:rsid w:val="00AF2AAF"/>
    <w:rsid w:val="00AF3F0C"/>
    <w:rsid w:val="00AF4925"/>
    <w:rsid w:val="00AF49FD"/>
    <w:rsid w:val="00AF5B40"/>
    <w:rsid w:val="00AF604B"/>
    <w:rsid w:val="00AF64D3"/>
    <w:rsid w:val="00AF7DE8"/>
    <w:rsid w:val="00B01354"/>
    <w:rsid w:val="00B019FE"/>
    <w:rsid w:val="00B02A9A"/>
    <w:rsid w:val="00B03130"/>
    <w:rsid w:val="00B036AE"/>
    <w:rsid w:val="00B0470C"/>
    <w:rsid w:val="00B04A88"/>
    <w:rsid w:val="00B05032"/>
    <w:rsid w:val="00B051EE"/>
    <w:rsid w:val="00B05385"/>
    <w:rsid w:val="00B0575B"/>
    <w:rsid w:val="00B05A95"/>
    <w:rsid w:val="00B07865"/>
    <w:rsid w:val="00B10586"/>
    <w:rsid w:val="00B10769"/>
    <w:rsid w:val="00B10EC2"/>
    <w:rsid w:val="00B1344D"/>
    <w:rsid w:val="00B146BD"/>
    <w:rsid w:val="00B152D3"/>
    <w:rsid w:val="00B15A89"/>
    <w:rsid w:val="00B1670B"/>
    <w:rsid w:val="00B167D7"/>
    <w:rsid w:val="00B16D55"/>
    <w:rsid w:val="00B206FC"/>
    <w:rsid w:val="00B20B3C"/>
    <w:rsid w:val="00B21FC2"/>
    <w:rsid w:val="00B2230B"/>
    <w:rsid w:val="00B22F02"/>
    <w:rsid w:val="00B22F5D"/>
    <w:rsid w:val="00B23613"/>
    <w:rsid w:val="00B23B91"/>
    <w:rsid w:val="00B23F23"/>
    <w:rsid w:val="00B244CD"/>
    <w:rsid w:val="00B247A3"/>
    <w:rsid w:val="00B2518F"/>
    <w:rsid w:val="00B25826"/>
    <w:rsid w:val="00B26C60"/>
    <w:rsid w:val="00B27B53"/>
    <w:rsid w:val="00B304C4"/>
    <w:rsid w:val="00B30B42"/>
    <w:rsid w:val="00B32558"/>
    <w:rsid w:val="00B325BD"/>
    <w:rsid w:val="00B3434C"/>
    <w:rsid w:val="00B3456D"/>
    <w:rsid w:val="00B3537B"/>
    <w:rsid w:val="00B35C82"/>
    <w:rsid w:val="00B3635C"/>
    <w:rsid w:val="00B3695C"/>
    <w:rsid w:val="00B370AD"/>
    <w:rsid w:val="00B37160"/>
    <w:rsid w:val="00B37232"/>
    <w:rsid w:val="00B37A35"/>
    <w:rsid w:val="00B4047C"/>
    <w:rsid w:val="00B40853"/>
    <w:rsid w:val="00B40DC8"/>
    <w:rsid w:val="00B414C2"/>
    <w:rsid w:val="00B41690"/>
    <w:rsid w:val="00B417B1"/>
    <w:rsid w:val="00B41971"/>
    <w:rsid w:val="00B42376"/>
    <w:rsid w:val="00B425B6"/>
    <w:rsid w:val="00B42DB1"/>
    <w:rsid w:val="00B43743"/>
    <w:rsid w:val="00B43950"/>
    <w:rsid w:val="00B43D3D"/>
    <w:rsid w:val="00B4500E"/>
    <w:rsid w:val="00B45442"/>
    <w:rsid w:val="00B45AE2"/>
    <w:rsid w:val="00B45E25"/>
    <w:rsid w:val="00B46C7F"/>
    <w:rsid w:val="00B4702E"/>
    <w:rsid w:val="00B471A6"/>
    <w:rsid w:val="00B47A5A"/>
    <w:rsid w:val="00B51106"/>
    <w:rsid w:val="00B513B1"/>
    <w:rsid w:val="00B51D9A"/>
    <w:rsid w:val="00B531CD"/>
    <w:rsid w:val="00B53AE8"/>
    <w:rsid w:val="00B53C1D"/>
    <w:rsid w:val="00B53C51"/>
    <w:rsid w:val="00B53CC5"/>
    <w:rsid w:val="00B54B67"/>
    <w:rsid w:val="00B55959"/>
    <w:rsid w:val="00B56086"/>
    <w:rsid w:val="00B56BB2"/>
    <w:rsid w:val="00B57B5D"/>
    <w:rsid w:val="00B616FF"/>
    <w:rsid w:val="00B626A6"/>
    <w:rsid w:val="00B62E2A"/>
    <w:rsid w:val="00B63734"/>
    <w:rsid w:val="00B63CA5"/>
    <w:rsid w:val="00B63DD6"/>
    <w:rsid w:val="00B642D1"/>
    <w:rsid w:val="00B66D6C"/>
    <w:rsid w:val="00B67BA8"/>
    <w:rsid w:val="00B707D5"/>
    <w:rsid w:val="00B707DB"/>
    <w:rsid w:val="00B71341"/>
    <w:rsid w:val="00B71713"/>
    <w:rsid w:val="00B71A89"/>
    <w:rsid w:val="00B71BC7"/>
    <w:rsid w:val="00B75164"/>
    <w:rsid w:val="00B75CDE"/>
    <w:rsid w:val="00B75DE0"/>
    <w:rsid w:val="00B75E90"/>
    <w:rsid w:val="00B761D2"/>
    <w:rsid w:val="00B76B20"/>
    <w:rsid w:val="00B77AFB"/>
    <w:rsid w:val="00B77D7A"/>
    <w:rsid w:val="00B8022E"/>
    <w:rsid w:val="00B81F48"/>
    <w:rsid w:val="00B8330D"/>
    <w:rsid w:val="00B83598"/>
    <w:rsid w:val="00B83DE9"/>
    <w:rsid w:val="00B83ECA"/>
    <w:rsid w:val="00B83FAF"/>
    <w:rsid w:val="00B842FB"/>
    <w:rsid w:val="00B8752C"/>
    <w:rsid w:val="00B87A79"/>
    <w:rsid w:val="00B87DC1"/>
    <w:rsid w:val="00B91F0E"/>
    <w:rsid w:val="00B91F1B"/>
    <w:rsid w:val="00B9200E"/>
    <w:rsid w:val="00B933B0"/>
    <w:rsid w:val="00B93512"/>
    <w:rsid w:val="00B937F1"/>
    <w:rsid w:val="00B9391B"/>
    <w:rsid w:val="00B93935"/>
    <w:rsid w:val="00B93D96"/>
    <w:rsid w:val="00B941DC"/>
    <w:rsid w:val="00B95138"/>
    <w:rsid w:val="00B95F2D"/>
    <w:rsid w:val="00B95F87"/>
    <w:rsid w:val="00B9649C"/>
    <w:rsid w:val="00B9679A"/>
    <w:rsid w:val="00B967B9"/>
    <w:rsid w:val="00B96B0A"/>
    <w:rsid w:val="00B97B86"/>
    <w:rsid w:val="00B97FD3"/>
    <w:rsid w:val="00BA08ED"/>
    <w:rsid w:val="00BA0E4D"/>
    <w:rsid w:val="00BA0F37"/>
    <w:rsid w:val="00BA2487"/>
    <w:rsid w:val="00BA3D02"/>
    <w:rsid w:val="00BA414D"/>
    <w:rsid w:val="00BA420D"/>
    <w:rsid w:val="00BA4760"/>
    <w:rsid w:val="00BA4829"/>
    <w:rsid w:val="00BA4C57"/>
    <w:rsid w:val="00BA53FE"/>
    <w:rsid w:val="00BA59AD"/>
    <w:rsid w:val="00BA59E1"/>
    <w:rsid w:val="00BA7373"/>
    <w:rsid w:val="00BB00F4"/>
    <w:rsid w:val="00BB168E"/>
    <w:rsid w:val="00BB16B9"/>
    <w:rsid w:val="00BB2096"/>
    <w:rsid w:val="00BB27FA"/>
    <w:rsid w:val="00BB2E95"/>
    <w:rsid w:val="00BB413F"/>
    <w:rsid w:val="00BB5F08"/>
    <w:rsid w:val="00BB654A"/>
    <w:rsid w:val="00BB66F5"/>
    <w:rsid w:val="00BC0E3A"/>
    <w:rsid w:val="00BC11AF"/>
    <w:rsid w:val="00BC26A3"/>
    <w:rsid w:val="00BC29F7"/>
    <w:rsid w:val="00BC39EA"/>
    <w:rsid w:val="00BC51C1"/>
    <w:rsid w:val="00BC5D6E"/>
    <w:rsid w:val="00BC609A"/>
    <w:rsid w:val="00BC67E0"/>
    <w:rsid w:val="00BC68E0"/>
    <w:rsid w:val="00BC7295"/>
    <w:rsid w:val="00BD0188"/>
    <w:rsid w:val="00BD09C4"/>
    <w:rsid w:val="00BD1E73"/>
    <w:rsid w:val="00BD2D4D"/>
    <w:rsid w:val="00BD2F45"/>
    <w:rsid w:val="00BD344E"/>
    <w:rsid w:val="00BD38D9"/>
    <w:rsid w:val="00BD3E09"/>
    <w:rsid w:val="00BD468D"/>
    <w:rsid w:val="00BD4D75"/>
    <w:rsid w:val="00BD53B7"/>
    <w:rsid w:val="00BD5565"/>
    <w:rsid w:val="00BD5593"/>
    <w:rsid w:val="00BD5884"/>
    <w:rsid w:val="00BD58F8"/>
    <w:rsid w:val="00BD60FA"/>
    <w:rsid w:val="00BD6449"/>
    <w:rsid w:val="00BD6F50"/>
    <w:rsid w:val="00BD7350"/>
    <w:rsid w:val="00BE0FEF"/>
    <w:rsid w:val="00BE1A9F"/>
    <w:rsid w:val="00BE1B38"/>
    <w:rsid w:val="00BE2642"/>
    <w:rsid w:val="00BE2F9C"/>
    <w:rsid w:val="00BE3849"/>
    <w:rsid w:val="00BE3D27"/>
    <w:rsid w:val="00BE4521"/>
    <w:rsid w:val="00BE4A10"/>
    <w:rsid w:val="00BE55B0"/>
    <w:rsid w:val="00BE56EB"/>
    <w:rsid w:val="00BE5D64"/>
    <w:rsid w:val="00BE6447"/>
    <w:rsid w:val="00BE65AF"/>
    <w:rsid w:val="00BE7B27"/>
    <w:rsid w:val="00BE7DAA"/>
    <w:rsid w:val="00BE7FA5"/>
    <w:rsid w:val="00BF0B53"/>
    <w:rsid w:val="00BF0CF9"/>
    <w:rsid w:val="00BF2825"/>
    <w:rsid w:val="00BF2DCA"/>
    <w:rsid w:val="00BF4430"/>
    <w:rsid w:val="00BF4B8C"/>
    <w:rsid w:val="00BF4BC7"/>
    <w:rsid w:val="00BF502D"/>
    <w:rsid w:val="00BF51AB"/>
    <w:rsid w:val="00BF5445"/>
    <w:rsid w:val="00BF5B93"/>
    <w:rsid w:val="00BF67CB"/>
    <w:rsid w:val="00BF689B"/>
    <w:rsid w:val="00BF7C2D"/>
    <w:rsid w:val="00BF7D82"/>
    <w:rsid w:val="00C000C2"/>
    <w:rsid w:val="00C00279"/>
    <w:rsid w:val="00C00807"/>
    <w:rsid w:val="00C00D04"/>
    <w:rsid w:val="00C011DB"/>
    <w:rsid w:val="00C01AAE"/>
    <w:rsid w:val="00C01B48"/>
    <w:rsid w:val="00C01BF9"/>
    <w:rsid w:val="00C01E0A"/>
    <w:rsid w:val="00C02A3D"/>
    <w:rsid w:val="00C02E9E"/>
    <w:rsid w:val="00C0404B"/>
    <w:rsid w:val="00C0482F"/>
    <w:rsid w:val="00C048CE"/>
    <w:rsid w:val="00C05080"/>
    <w:rsid w:val="00C065BD"/>
    <w:rsid w:val="00C06902"/>
    <w:rsid w:val="00C07A4A"/>
    <w:rsid w:val="00C10F07"/>
    <w:rsid w:val="00C11189"/>
    <w:rsid w:val="00C120CC"/>
    <w:rsid w:val="00C132DF"/>
    <w:rsid w:val="00C13673"/>
    <w:rsid w:val="00C138E9"/>
    <w:rsid w:val="00C151BD"/>
    <w:rsid w:val="00C16057"/>
    <w:rsid w:val="00C160E9"/>
    <w:rsid w:val="00C16619"/>
    <w:rsid w:val="00C16FBB"/>
    <w:rsid w:val="00C174EB"/>
    <w:rsid w:val="00C23509"/>
    <w:rsid w:val="00C246A8"/>
    <w:rsid w:val="00C2495C"/>
    <w:rsid w:val="00C25B74"/>
    <w:rsid w:val="00C25B7A"/>
    <w:rsid w:val="00C2614D"/>
    <w:rsid w:val="00C26DAD"/>
    <w:rsid w:val="00C26E23"/>
    <w:rsid w:val="00C30197"/>
    <w:rsid w:val="00C30D75"/>
    <w:rsid w:val="00C31D36"/>
    <w:rsid w:val="00C329D6"/>
    <w:rsid w:val="00C32C4D"/>
    <w:rsid w:val="00C336F8"/>
    <w:rsid w:val="00C33C34"/>
    <w:rsid w:val="00C3411B"/>
    <w:rsid w:val="00C341DC"/>
    <w:rsid w:val="00C34CCA"/>
    <w:rsid w:val="00C34CEF"/>
    <w:rsid w:val="00C34CF7"/>
    <w:rsid w:val="00C35580"/>
    <w:rsid w:val="00C359DF"/>
    <w:rsid w:val="00C35AEF"/>
    <w:rsid w:val="00C36EED"/>
    <w:rsid w:val="00C37583"/>
    <w:rsid w:val="00C37869"/>
    <w:rsid w:val="00C40182"/>
    <w:rsid w:val="00C40E07"/>
    <w:rsid w:val="00C42DC9"/>
    <w:rsid w:val="00C432C5"/>
    <w:rsid w:val="00C43CE0"/>
    <w:rsid w:val="00C44403"/>
    <w:rsid w:val="00C44E76"/>
    <w:rsid w:val="00C462C3"/>
    <w:rsid w:val="00C46376"/>
    <w:rsid w:val="00C47713"/>
    <w:rsid w:val="00C479EF"/>
    <w:rsid w:val="00C47B52"/>
    <w:rsid w:val="00C503E9"/>
    <w:rsid w:val="00C50A41"/>
    <w:rsid w:val="00C510D8"/>
    <w:rsid w:val="00C51A90"/>
    <w:rsid w:val="00C5265F"/>
    <w:rsid w:val="00C52A8F"/>
    <w:rsid w:val="00C52E4C"/>
    <w:rsid w:val="00C533ED"/>
    <w:rsid w:val="00C5472C"/>
    <w:rsid w:val="00C55446"/>
    <w:rsid w:val="00C5567E"/>
    <w:rsid w:val="00C56863"/>
    <w:rsid w:val="00C57E3B"/>
    <w:rsid w:val="00C57E6A"/>
    <w:rsid w:val="00C60CE8"/>
    <w:rsid w:val="00C60DEF"/>
    <w:rsid w:val="00C619DA"/>
    <w:rsid w:val="00C62CE7"/>
    <w:rsid w:val="00C6335F"/>
    <w:rsid w:val="00C635E6"/>
    <w:rsid w:val="00C6413D"/>
    <w:rsid w:val="00C6413F"/>
    <w:rsid w:val="00C6478C"/>
    <w:rsid w:val="00C6622F"/>
    <w:rsid w:val="00C6744A"/>
    <w:rsid w:val="00C702E5"/>
    <w:rsid w:val="00C70D24"/>
    <w:rsid w:val="00C74192"/>
    <w:rsid w:val="00C74948"/>
    <w:rsid w:val="00C74B1A"/>
    <w:rsid w:val="00C76891"/>
    <w:rsid w:val="00C77360"/>
    <w:rsid w:val="00C77D96"/>
    <w:rsid w:val="00C80D7F"/>
    <w:rsid w:val="00C830D5"/>
    <w:rsid w:val="00C83BBF"/>
    <w:rsid w:val="00C83BDD"/>
    <w:rsid w:val="00C8420A"/>
    <w:rsid w:val="00C8536E"/>
    <w:rsid w:val="00C85BB5"/>
    <w:rsid w:val="00C87302"/>
    <w:rsid w:val="00C876D2"/>
    <w:rsid w:val="00C9050B"/>
    <w:rsid w:val="00C905CB"/>
    <w:rsid w:val="00C91A8A"/>
    <w:rsid w:val="00C9243C"/>
    <w:rsid w:val="00C9273C"/>
    <w:rsid w:val="00C928BF"/>
    <w:rsid w:val="00C9327C"/>
    <w:rsid w:val="00C93D14"/>
    <w:rsid w:val="00C93DA9"/>
    <w:rsid w:val="00C94283"/>
    <w:rsid w:val="00C96190"/>
    <w:rsid w:val="00C964AD"/>
    <w:rsid w:val="00C96E50"/>
    <w:rsid w:val="00C96F28"/>
    <w:rsid w:val="00C977DB"/>
    <w:rsid w:val="00CA0BF4"/>
    <w:rsid w:val="00CA10BB"/>
    <w:rsid w:val="00CA2EF7"/>
    <w:rsid w:val="00CA3D34"/>
    <w:rsid w:val="00CA431E"/>
    <w:rsid w:val="00CA4C0F"/>
    <w:rsid w:val="00CA5E18"/>
    <w:rsid w:val="00CA6405"/>
    <w:rsid w:val="00CA6416"/>
    <w:rsid w:val="00CB04AA"/>
    <w:rsid w:val="00CB06CA"/>
    <w:rsid w:val="00CB17D9"/>
    <w:rsid w:val="00CB2E5D"/>
    <w:rsid w:val="00CB35A3"/>
    <w:rsid w:val="00CB37FF"/>
    <w:rsid w:val="00CB3847"/>
    <w:rsid w:val="00CB4201"/>
    <w:rsid w:val="00CB4F3B"/>
    <w:rsid w:val="00CB6189"/>
    <w:rsid w:val="00CB70FF"/>
    <w:rsid w:val="00CB7905"/>
    <w:rsid w:val="00CB7BB6"/>
    <w:rsid w:val="00CC0AA5"/>
    <w:rsid w:val="00CC0F54"/>
    <w:rsid w:val="00CC1808"/>
    <w:rsid w:val="00CC3B51"/>
    <w:rsid w:val="00CC4738"/>
    <w:rsid w:val="00CC47CD"/>
    <w:rsid w:val="00CC5087"/>
    <w:rsid w:val="00CC5C7F"/>
    <w:rsid w:val="00CC685B"/>
    <w:rsid w:val="00CC70E2"/>
    <w:rsid w:val="00CC7F57"/>
    <w:rsid w:val="00CD0583"/>
    <w:rsid w:val="00CD0B19"/>
    <w:rsid w:val="00CD0F0A"/>
    <w:rsid w:val="00CD3EDC"/>
    <w:rsid w:val="00CD428B"/>
    <w:rsid w:val="00CD4909"/>
    <w:rsid w:val="00CD52C3"/>
    <w:rsid w:val="00CD55A4"/>
    <w:rsid w:val="00CD6526"/>
    <w:rsid w:val="00CD7310"/>
    <w:rsid w:val="00CD7599"/>
    <w:rsid w:val="00CD78DC"/>
    <w:rsid w:val="00CE086F"/>
    <w:rsid w:val="00CE1180"/>
    <w:rsid w:val="00CE261B"/>
    <w:rsid w:val="00CE365C"/>
    <w:rsid w:val="00CE3ABD"/>
    <w:rsid w:val="00CE462F"/>
    <w:rsid w:val="00CE5413"/>
    <w:rsid w:val="00CE5A40"/>
    <w:rsid w:val="00CE685A"/>
    <w:rsid w:val="00CE69BC"/>
    <w:rsid w:val="00CE73B0"/>
    <w:rsid w:val="00CF0036"/>
    <w:rsid w:val="00CF1237"/>
    <w:rsid w:val="00CF2228"/>
    <w:rsid w:val="00CF28A4"/>
    <w:rsid w:val="00CF3021"/>
    <w:rsid w:val="00CF35ED"/>
    <w:rsid w:val="00CF3CDC"/>
    <w:rsid w:val="00CF41E5"/>
    <w:rsid w:val="00CF5285"/>
    <w:rsid w:val="00CF56CC"/>
    <w:rsid w:val="00CF62EF"/>
    <w:rsid w:val="00D00503"/>
    <w:rsid w:val="00D005CF"/>
    <w:rsid w:val="00D00C6E"/>
    <w:rsid w:val="00D01373"/>
    <w:rsid w:val="00D01CCD"/>
    <w:rsid w:val="00D01DC0"/>
    <w:rsid w:val="00D029BA"/>
    <w:rsid w:val="00D02E27"/>
    <w:rsid w:val="00D036F2"/>
    <w:rsid w:val="00D049F0"/>
    <w:rsid w:val="00D05C2C"/>
    <w:rsid w:val="00D05FCF"/>
    <w:rsid w:val="00D06117"/>
    <w:rsid w:val="00D101D1"/>
    <w:rsid w:val="00D12ED2"/>
    <w:rsid w:val="00D136C7"/>
    <w:rsid w:val="00D13E2C"/>
    <w:rsid w:val="00D14249"/>
    <w:rsid w:val="00D14EED"/>
    <w:rsid w:val="00D15AAF"/>
    <w:rsid w:val="00D1635F"/>
    <w:rsid w:val="00D17BBF"/>
    <w:rsid w:val="00D17F21"/>
    <w:rsid w:val="00D202F1"/>
    <w:rsid w:val="00D20C5F"/>
    <w:rsid w:val="00D214E1"/>
    <w:rsid w:val="00D21631"/>
    <w:rsid w:val="00D21FC8"/>
    <w:rsid w:val="00D223A4"/>
    <w:rsid w:val="00D225FE"/>
    <w:rsid w:val="00D231C1"/>
    <w:rsid w:val="00D24073"/>
    <w:rsid w:val="00D24723"/>
    <w:rsid w:val="00D2514A"/>
    <w:rsid w:val="00D25274"/>
    <w:rsid w:val="00D25B9B"/>
    <w:rsid w:val="00D25CF8"/>
    <w:rsid w:val="00D27017"/>
    <w:rsid w:val="00D273BB"/>
    <w:rsid w:val="00D30279"/>
    <w:rsid w:val="00D305C0"/>
    <w:rsid w:val="00D30B4E"/>
    <w:rsid w:val="00D311F4"/>
    <w:rsid w:val="00D318FE"/>
    <w:rsid w:val="00D319C9"/>
    <w:rsid w:val="00D33975"/>
    <w:rsid w:val="00D33C67"/>
    <w:rsid w:val="00D33F60"/>
    <w:rsid w:val="00D34016"/>
    <w:rsid w:val="00D35BB7"/>
    <w:rsid w:val="00D35CF8"/>
    <w:rsid w:val="00D37A63"/>
    <w:rsid w:val="00D37B9D"/>
    <w:rsid w:val="00D4043C"/>
    <w:rsid w:val="00D40B43"/>
    <w:rsid w:val="00D412F3"/>
    <w:rsid w:val="00D41C55"/>
    <w:rsid w:val="00D43DD0"/>
    <w:rsid w:val="00D43E36"/>
    <w:rsid w:val="00D4568A"/>
    <w:rsid w:val="00D45AA2"/>
    <w:rsid w:val="00D47E89"/>
    <w:rsid w:val="00D51268"/>
    <w:rsid w:val="00D5133A"/>
    <w:rsid w:val="00D519AE"/>
    <w:rsid w:val="00D520F7"/>
    <w:rsid w:val="00D52526"/>
    <w:rsid w:val="00D52952"/>
    <w:rsid w:val="00D52EC6"/>
    <w:rsid w:val="00D54217"/>
    <w:rsid w:val="00D54BF2"/>
    <w:rsid w:val="00D56245"/>
    <w:rsid w:val="00D56830"/>
    <w:rsid w:val="00D605EE"/>
    <w:rsid w:val="00D60A6D"/>
    <w:rsid w:val="00D6119B"/>
    <w:rsid w:val="00D61DC3"/>
    <w:rsid w:val="00D61F4A"/>
    <w:rsid w:val="00D62328"/>
    <w:rsid w:val="00D62694"/>
    <w:rsid w:val="00D634E2"/>
    <w:rsid w:val="00D63C6D"/>
    <w:rsid w:val="00D63E92"/>
    <w:rsid w:val="00D64C9E"/>
    <w:rsid w:val="00D65262"/>
    <w:rsid w:val="00D65BA3"/>
    <w:rsid w:val="00D66107"/>
    <w:rsid w:val="00D6615B"/>
    <w:rsid w:val="00D66879"/>
    <w:rsid w:val="00D669C1"/>
    <w:rsid w:val="00D67714"/>
    <w:rsid w:val="00D700E1"/>
    <w:rsid w:val="00D70113"/>
    <w:rsid w:val="00D70572"/>
    <w:rsid w:val="00D70A89"/>
    <w:rsid w:val="00D7243C"/>
    <w:rsid w:val="00D72560"/>
    <w:rsid w:val="00D72836"/>
    <w:rsid w:val="00D73B5B"/>
    <w:rsid w:val="00D73F95"/>
    <w:rsid w:val="00D740E5"/>
    <w:rsid w:val="00D742D3"/>
    <w:rsid w:val="00D749B6"/>
    <w:rsid w:val="00D7631A"/>
    <w:rsid w:val="00D76DEF"/>
    <w:rsid w:val="00D7712B"/>
    <w:rsid w:val="00D77A04"/>
    <w:rsid w:val="00D77F47"/>
    <w:rsid w:val="00D800D9"/>
    <w:rsid w:val="00D8025E"/>
    <w:rsid w:val="00D80434"/>
    <w:rsid w:val="00D81412"/>
    <w:rsid w:val="00D814D0"/>
    <w:rsid w:val="00D8275C"/>
    <w:rsid w:val="00D8353B"/>
    <w:rsid w:val="00D83B3D"/>
    <w:rsid w:val="00D83C22"/>
    <w:rsid w:val="00D842EB"/>
    <w:rsid w:val="00D842F1"/>
    <w:rsid w:val="00D845E2"/>
    <w:rsid w:val="00D851A4"/>
    <w:rsid w:val="00D8669A"/>
    <w:rsid w:val="00D87114"/>
    <w:rsid w:val="00D871A0"/>
    <w:rsid w:val="00D877BE"/>
    <w:rsid w:val="00D87CF0"/>
    <w:rsid w:val="00D905DB"/>
    <w:rsid w:val="00D92F06"/>
    <w:rsid w:val="00D93B19"/>
    <w:rsid w:val="00D93CAE"/>
    <w:rsid w:val="00D96D28"/>
    <w:rsid w:val="00D97391"/>
    <w:rsid w:val="00D97CE8"/>
    <w:rsid w:val="00DA006C"/>
    <w:rsid w:val="00DA00CA"/>
    <w:rsid w:val="00DA0C75"/>
    <w:rsid w:val="00DA162E"/>
    <w:rsid w:val="00DA19BF"/>
    <w:rsid w:val="00DA1B9A"/>
    <w:rsid w:val="00DA3AA3"/>
    <w:rsid w:val="00DA3F6C"/>
    <w:rsid w:val="00DA3FCC"/>
    <w:rsid w:val="00DA46C7"/>
    <w:rsid w:val="00DA47F0"/>
    <w:rsid w:val="00DA6C90"/>
    <w:rsid w:val="00DA715F"/>
    <w:rsid w:val="00DA7893"/>
    <w:rsid w:val="00DB0867"/>
    <w:rsid w:val="00DB29AD"/>
    <w:rsid w:val="00DB2CD2"/>
    <w:rsid w:val="00DB343D"/>
    <w:rsid w:val="00DB5329"/>
    <w:rsid w:val="00DB5B99"/>
    <w:rsid w:val="00DB61FD"/>
    <w:rsid w:val="00DB6D65"/>
    <w:rsid w:val="00DB6ED0"/>
    <w:rsid w:val="00DB7217"/>
    <w:rsid w:val="00DB75EC"/>
    <w:rsid w:val="00DC046D"/>
    <w:rsid w:val="00DC0D1F"/>
    <w:rsid w:val="00DC0F5D"/>
    <w:rsid w:val="00DC1FD4"/>
    <w:rsid w:val="00DC219C"/>
    <w:rsid w:val="00DC3D69"/>
    <w:rsid w:val="00DC45B2"/>
    <w:rsid w:val="00DC4BF4"/>
    <w:rsid w:val="00DC4E31"/>
    <w:rsid w:val="00DC50D2"/>
    <w:rsid w:val="00DC59EE"/>
    <w:rsid w:val="00DC5F7B"/>
    <w:rsid w:val="00DD0254"/>
    <w:rsid w:val="00DD0A1A"/>
    <w:rsid w:val="00DD11AD"/>
    <w:rsid w:val="00DD12A0"/>
    <w:rsid w:val="00DD1A3F"/>
    <w:rsid w:val="00DD1C01"/>
    <w:rsid w:val="00DD3DA5"/>
    <w:rsid w:val="00DD480A"/>
    <w:rsid w:val="00DD4D69"/>
    <w:rsid w:val="00DD5526"/>
    <w:rsid w:val="00DD5677"/>
    <w:rsid w:val="00DD5F9E"/>
    <w:rsid w:val="00DD671A"/>
    <w:rsid w:val="00DD6D11"/>
    <w:rsid w:val="00DD7034"/>
    <w:rsid w:val="00DD7AE5"/>
    <w:rsid w:val="00DD7E3D"/>
    <w:rsid w:val="00DD7FE2"/>
    <w:rsid w:val="00DE12D3"/>
    <w:rsid w:val="00DE2419"/>
    <w:rsid w:val="00DE2C45"/>
    <w:rsid w:val="00DE2EB8"/>
    <w:rsid w:val="00DE49D7"/>
    <w:rsid w:val="00DE60B8"/>
    <w:rsid w:val="00DE6109"/>
    <w:rsid w:val="00DE6602"/>
    <w:rsid w:val="00DE6826"/>
    <w:rsid w:val="00DE756E"/>
    <w:rsid w:val="00DE7956"/>
    <w:rsid w:val="00DE7F58"/>
    <w:rsid w:val="00DF02FE"/>
    <w:rsid w:val="00DF0374"/>
    <w:rsid w:val="00DF0A08"/>
    <w:rsid w:val="00DF131C"/>
    <w:rsid w:val="00DF1566"/>
    <w:rsid w:val="00DF1B92"/>
    <w:rsid w:val="00DF312C"/>
    <w:rsid w:val="00DF3142"/>
    <w:rsid w:val="00DF5890"/>
    <w:rsid w:val="00DF5DDB"/>
    <w:rsid w:val="00DF60B2"/>
    <w:rsid w:val="00DF659D"/>
    <w:rsid w:val="00E000D9"/>
    <w:rsid w:val="00E018DC"/>
    <w:rsid w:val="00E020D4"/>
    <w:rsid w:val="00E02C03"/>
    <w:rsid w:val="00E02D40"/>
    <w:rsid w:val="00E039E3"/>
    <w:rsid w:val="00E03D85"/>
    <w:rsid w:val="00E03E58"/>
    <w:rsid w:val="00E041B5"/>
    <w:rsid w:val="00E0486B"/>
    <w:rsid w:val="00E049DC"/>
    <w:rsid w:val="00E05227"/>
    <w:rsid w:val="00E05DC4"/>
    <w:rsid w:val="00E0780E"/>
    <w:rsid w:val="00E12BB1"/>
    <w:rsid w:val="00E1323F"/>
    <w:rsid w:val="00E1334B"/>
    <w:rsid w:val="00E13877"/>
    <w:rsid w:val="00E14228"/>
    <w:rsid w:val="00E14D33"/>
    <w:rsid w:val="00E17941"/>
    <w:rsid w:val="00E20442"/>
    <w:rsid w:val="00E205CC"/>
    <w:rsid w:val="00E206A5"/>
    <w:rsid w:val="00E20A1B"/>
    <w:rsid w:val="00E20BB4"/>
    <w:rsid w:val="00E20CFF"/>
    <w:rsid w:val="00E20DFB"/>
    <w:rsid w:val="00E22109"/>
    <w:rsid w:val="00E22622"/>
    <w:rsid w:val="00E233A4"/>
    <w:rsid w:val="00E23C1E"/>
    <w:rsid w:val="00E24083"/>
    <w:rsid w:val="00E24490"/>
    <w:rsid w:val="00E25470"/>
    <w:rsid w:val="00E25949"/>
    <w:rsid w:val="00E25ADD"/>
    <w:rsid w:val="00E25D84"/>
    <w:rsid w:val="00E26A1E"/>
    <w:rsid w:val="00E26E98"/>
    <w:rsid w:val="00E27CD1"/>
    <w:rsid w:val="00E30294"/>
    <w:rsid w:val="00E306D2"/>
    <w:rsid w:val="00E30945"/>
    <w:rsid w:val="00E31081"/>
    <w:rsid w:val="00E312D9"/>
    <w:rsid w:val="00E33FDC"/>
    <w:rsid w:val="00E34824"/>
    <w:rsid w:val="00E34A53"/>
    <w:rsid w:val="00E363F5"/>
    <w:rsid w:val="00E36C91"/>
    <w:rsid w:val="00E3706E"/>
    <w:rsid w:val="00E37F0D"/>
    <w:rsid w:val="00E4149F"/>
    <w:rsid w:val="00E421A5"/>
    <w:rsid w:val="00E42946"/>
    <w:rsid w:val="00E44533"/>
    <w:rsid w:val="00E446D1"/>
    <w:rsid w:val="00E44748"/>
    <w:rsid w:val="00E449CD"/>
    <w:rsid w:val="00E44B92"/>
    <w:rsid w:val="00E44E35"/>
    <w:rsid w:val="00E46433"/>
    <w:rsid w:val="00E477E1"/>
    <w:rsid w:val="00E47972"/>
    <w:rsid w:val="00E47CF3"/>
    <w:rsid w:val="00E5089A"/>
    <w:rsid w:val="00E50C6B"/>
    <w:rsid w:val="00E50EAB"/>
    <w:rsid w:val="00E515C9"/>
    <w:rsid w:val="00E5248E"/>
    <w:rsid w:val="00E5271B"/>
    <w:rsid w:val="00E52A61"/>
    <w:rsid w:val="00E531AD"/>
    <w:rsid w:val="00E54690"/>
    <w:rsid w:val="00E5497D"/>
    <w:rsid w:val="00E54CB4"/>
    <w:rsid w:val="00E54D90"/>
    <w:rsid w:val="00E56788"/>
    <w:rsid w:val="00E56C69"/>
    <w:rsid w:val="00E57AE3"/>
    <w:rsid w:val="00E57B56"/>
    <w:rsid w:val="00E60736"/>
    <w:rsid w:val="00E63AC5"/>
    <w:rsid w:val="00E64579"/>
    <w:rsid w:val="00E64C5A"/>
    <w:rsid w:val="00E6635A"/>
    <w:rsid w:val="00E67E0C"/>
    <w:rsid w:val="00E7079A"/>
    <w:rsid w:val="00E70B97"/>
    <w:rsid w:val="00E7143B"/>
    <w:rsid w:val="00E72214"/>
    <w:rsid w:val="00E72D8D"/>
    <w:rsid w:val="00E73EE3"/>
    <w:rsid w:val="00E741C0"/>
    <w:rsid w:val="00E741D2"/>
    <w:rsid w:val="00E74704"/>
    <w:rsid w:val="00E74983"/>
    <w:rsid w:val="00E75038"/>
    <w:rsid w:val="00E751C2"/>
    <w:rsid w:val="00E754F3"/>
    <w:rsid w:val="00E755CC"/>
    <w:rsid w:val="00E7693B"/>
    <w:rsid w:val="00E77B44"/>
    <w:rsid w:val="00E81A37"/>
    <w:rsid w:val="00E81AB2"/>
    <w:rsid w:val="00E82065"/>
    <w:rsid w:val="00E82263"/>
    <w:rsid w:val="00E823A2"/>
    <w:rsid w:val="00E82D19"/>
    <w:rsid w:val="00E82D7E"/>
    <w:rsid w:val="00E8334E"/>
    <w:rsid w:val="00E83E7C"/>
    <w:rsid w:val="00E83F94"/>
    <w:rsid w:val="00E8405B"/>
    <w:rsid w:val="00E85142"/>
    <w:rsid w:val="00E8548A"/>
    <w:rsid w:val="00E85494"/>
    <w:rsid w:val="00E85641"/>
    <w:rsid w:val="00E90960"/>
    <w:rsid w:val="00E90E92"/>
    <w:rsid w:val="00E91147"/>
    <w:rsid w:val="00E914A7"/>
    <w:rsid w:val="00E91938"/>
    <w:rsid w:val="00E929ED"/>
    <w:rsid w:val="00E944A0"/>
    <w:rsid w:val="00E944A6"/>
    <w:rsid w:val="00E94814"/>
    <w:rsid w:val="00E948CE"/>
    <w:rsid w:val="00E95A20"/>
    <w:rsid w:val="00E96E70"/>
    <w:rsid w:val="00E97725"/>
    <w:rsid w:val="00E9777D"/>
    <w:rsid w:val="00E97BC6"/>
    <w:rsid w:val="00EA0445"/>
    <w:rsid w:val="00EA2BD3"/>
    <w:rsid w:val="00EA32F8"/>
    <w:rsid w:val="00EA3FFC"/>
    <w:rsid w:val="00EA4568"/>
    <w:rsid w:val="00EA4837"/>
    <w:rsid w:val="00EA48F4"/>
    <w:rsid w:val="00EA4D4A"/>
    <w:rsid w:val="00EA4F96"/>
    <w:rsid w:val="00EA5174"/>
    <w:rsid w:val="00EA5329"/>
    <w:rsid w:val="00EA5444"/>
    <w:rsid w:val="00EA54FA"/>
    <w:rsid w:val="00EA556E"/>
    <w:rsid w:val="00EA6C3F"/>
    <w:rsid w:val="00EB16D4"/>
    <w:rsid w:val="00EB182B"/>
    <w:rsid w:val="00EB1C35"/>
    <w:rsid w:val="00EB260B"/>
    <w:rsid w:val="00EB39BE"/>
    <w:rsid w:val="00EB4571"/>
    <w:rsid w:val="00EB4C00"/>
    <w:rsid w:val="00EB4D90"/>
    <w:rsid w:val="00EB7B66"/>
    <w:rsid w:val="00EB7BC2"/>
    <w:rsid w:val="00EC0661"/>
    <w:rsid w:val="00EC0F74"/>
    <w:rsid w:val="00EC1728"/>
    <w:rsid w:val="00EC17BD"/>
    <w:rsid w:val="00EC198A"/>
    <w:rsid w:val="00EC378A"/>
    <w:rsid w:val="00EC3F75"/>
    <w:rsid w:val="00EC401B"/>
    <w:rsid w:val="00EC4933"/>
    <w:rsid w:val="00EC5104"/>
    <w:rsid w:val="00EC5961"/>
    <w:rsid w:val="00EC6A5F"/>
    <w:rsid w:val="00EC777B"/>
    <w:rsid w:val="00EC7F45"/>
    <w:rsid w:val="00ED0111"/>
    <w:rsid w:val="00ED0AAD"/>
    <w:rsid w:val="00ED0C5A"/>
    <w:rsid w:val="00ED14D0"/>
    <w:rsid w:val="00ED176B"/>
    <w:rsid w:val="00ED294E"/>
    <w:rsid w:val="00ED29F8"/>
    <w:rsid w:val="00ED2B99"/>
    <w:rsid w:val="00ED2F53"/>
    <w:rsid w:val="00ED382F"/>
    <w:rsid w:val="00ED3FD4"/>
    <w:rsid w:val="00ED467B"/>
    <w:rsid w:val="00ED53CB"/>
    <w:rsid w:val="00ED7950"/>
    <w:rsid w:val="00ED7A30"/>
    <w:rsid w:val="00ED7AEC"/>
    <w:rsid w:val="00EE058B"/>
    <w:rsid w:val="00EE05DC"/>
    <w:rsid w:val="00EE0A3A"/>
    <w:rsid w:val="00EE1558"/>
    <w:rsid w:val="00EE188B"/>
    <w:rsid w:val="00EE237B"/>
    <w:rsid w:val="00EE2472"/>
    <w:rsid w:val="00EE3568"/>
    <w:rsid w:val="00EE4131"/>
    <w:rsid w:val="00EE52E3"/>
    <w:rsid w:val="00EE5C63"/>
    <w:rsid w:val="00EE61CB"/>
    <w:rsid w:val="00EE64B5"/>
    <w:rsid w:val="00EE7337"/>
    <w:rsid w:val="00EE73D3"/>
    <w:rsid w:val="00EE756E"/>
    <w:rsid w:val="00EF0A33"/>
    <w:rsid w:val="00EF0CF8"/>
    <w:rsid w:val="00EF1EE2"/>
    <w:rsid w:val="00EF27D2"/>
    <w:rsid w:val="00EF2BBC"/>
    <w:rsid w:val="00EF317E"/>
    <w:rsid w:val="00EF3AD3"/>
    <w:rsid w:val="00EF3C86"/>
    <w:rsid w:val="00EF499E"/>
    <w:rsid w:val="00EF4E12"/>
    <w:rsid w:val="00EF5CE3"/>
    <w:rsid w:val="00EF6F83"/>
    <w:rsid w:val="00EF7CBE"/>
    <w:rsid w:val="00F00135"/>
    <w:rsid w:val="00F00C0D"/>
    <w:rsid w:val="00F00D0A"/>
    <w:rsid w:val="00F010A6"/>
    <w:rsid w:val="00F0177D"/>
    <w:rsid w:val="00F01CE9"/>
    <w:rsid w:val="00F023E0"/>
    <w:rsid w:val="00F02466"/>
    <w:rsid w:val="00F0285F"/>
    <w:rsid w:val="00F02CCA"/>
    <w:rsid w:val="00F0305E"/>
    <w:rsid w:val="00F033EE"/>
    <w:rsid w:val="00F03688"/>
    <w:rsid w:val="00F03CD5"/>
    <w:rsid w:val="00F06368"/>
    <w:rsid w:val="00F06B53"/>
    <w:rsid w:val="00F072E7"/>
    <w:rsid w:val="00F073C9"/>
    <w:rsid w:val="00F07423"/>
    <w:rsid w:val="00F07609"/>
    <w:rsid w:val="00F07625"/>
    <w:rsid w:val="00F10B3A"/>
    <w:rsid w:val="00F10D8D"/>
    <w:rsid w:val="00F12D8C"/>
    <w:rsid w:val="00F139FA"/>
    <w:rsid w:val="00F13DF9"/>
    <w:rsid w:val="00F14335"/>
    <w:rsid w:val="00F14783"/>
    <w:rsid w:val="00F16B18"/>
    <w:rsid w:val="00F16ED2"/>
    <w:rsid w:val="00F20874"/>
    <w:rsid w:val="00F209C5"/>
    <w:rsid w:val="00F2135D"/>
    <w:rsid w:val="00F21C80"/>
    <w:rsid w:val="00F21FC7"/>
    <w:rsid w:val="00F22E05"/>
    <w:rsid w:val="00F23F33"/>
    <w:rsid w:val="00F24127"/>
    <w:rsid w:val="00F2519C"/>
    <w:rsid w:val="00F25910"/>
    <w:rsid w:val="00F25DB1"/>
    <w:rsid w:val="00F277F7"/>
    <w:rsid w:val="00F27B0B"/>
    <w:rsid w:val="00F27CF9"/>
    <w:rsid w:val="00F3003A"/>
    <w:rsid w:val="00F309B3"/>
    <w:rsid w:val="00F30D30"/>
    <w:rsid w:val="00F31D49"/>
    <w:rsid w:val="00F31D5B"/>
    <w:rsid w:val="00F322C0"/>
    <w:rsid w:val="00F32331"/>
    <w:rsid w:val="00F33A3C"/>
    <w:rsid w:val="00F33A68"/>
    <w:rsid w:val="00F33C94"/>
    <w:rsid w:val="00F34AF9"/>
    <w:rsid w:val="00F35859"/>
    <w:rsid w:val="00F35DFB"/>
    <w:rsid w:val="00F36840"/>
    <w:rsid w:val="00F370AF"/>
    <w:rsid w:val="00F371AD"/>
    <w:rsid w:val="00F37822"/>
    <w:rsid w:val="00F40565"/>
    <w:rsid w:val="00F41A3D"/>
    <w:rsid w:val="00F41BA6"/>
    <w:rsid w:val="00F429AF"/>
    <w:rsid w:val="00F445A7"/>
    <w:rsid w:val="00F44AC1"/>
    <w:rsid w:val="00F44B98"/>
    <w:rsid w:val="00F44C9C"/>
    <w:rsid w:val="00F44D21"/>
    <w:rsid w:val="00F45CE0"/>
    <w:rsid w:val="00F50BA4"/>
    <w:rsid w:val="00F51682"/>
    <w:rsid w:val="00F51817"/>
    <w:rsid w:val="00F51A05"/>
    <w:rsid w:val="00F520D4"/>
    <w:rsid w:val="00F52C39"/>
    <w:rsid w:val="00F534AE"/>
    <w:rsid w:val="00F558A7"/>
    <w:rsid w:val="00F559A5"/>
    <w:rsid w:val="00F56A8E"/>
    <w:rsid w:val="00F57253"/>
    <w:rsid w:val="00F5766D"/>
    <w:rsid w:val="00F57DB2"/>
    <w:rsid w:val="00F60254"/>
    <w:rsid w:val="00F606C1"/>
    <w:rsid w:val="00F60835"/>
    <w:rsid w:val="00F62D42"/>
    <w:rsid w:val="00F63D29"/>
    <w:rsid w:val="00F64209"/>
    <w:rsid w:val="00F64D11"/>
    <w:rsid w:val="00F64F00"/>
    <w:rsid w:val="00F64F8F"/>
    <w:rsid w:val="00F65044"/>
    <w:rsid w:val="00F651B9"/>
    <w:rsid w:val="00F653D3"/>
    <w:rsid w:val="00F6540F"/>
    <w:rsid w:val="00F65491"/>
    <w:rsid w:val="00F664F8"/>
    <w:rsid w:val="00F6676B"/>
    <w:rsid w:val="00F66A79"/>
    <w:rsid w:val="00F67981"/>
    <w:rsid w:val="00F67E0D"/>
    <w:rsid w:val="00F70323"/>
    <w:rsid w:val="00F703EB"/>
    <w:rsid w:val="00F70BC7"/>
    <w:rsid w:val="00F71ADC"/>
    <w:rsid w:val="00F723F1"/>
    <w:rsid w:val="00F72439"/>
    <w:rsid w:val="00F724BC"/>
    <w:rsid w:val="00F72736"/>
    <w:rsid w:val="00F72D36"/>
    <w:rsid w:val="00F730A6"/>
    <w:rsid w:val="00F73F00"/>
    <w:rsid w:val="00F74632"/>
    <w:rsid w:val="00F75A2A"/>
    <w:rsid w:val="00F770C8"/>
    <w:rsid w:val="00F772A4"/>
    <w:rsid w:val="00F77EEA"/>
    <w:rsid w:val="00F80184"/>
    <w:rsid w:val="00F8157A"/>
    <w:rsid w:val="00F81D49"/>
    <w:rsid w:val="00F81DB0"/>
    <w:rsid w:val="00F84260"/>
    <w:rsid w:val="00F85253"/>
    <w:rsid w:val="00F8536A"/>
    <w:rsid w:val="00F854A1"/>
    <w:rsid w:val="00F8719A"/>
    <w:rsid w:val="00F87CB6"/>
    <w:rsid w:val="00F90F6B"/>
    <w:rsid w:val="00F91067"/>
    <w:rsid w:val="00F911B5"/>
    <w:rsid w:val="00F9213D"/>
    <w:rsid w:val="00F92C23"/>
    <w:rsid w:val="00F92E3B"/>
    <w:rsid w:val="00F931C1"/>
    <w:rsid w:val="00F933AA"/>
    <w:rsid w:val="00F93552"/>
    <w:rsid w:val="00F95732"/>
    <w:rsid w:val="00F96E84"/>
    <w:rsid w:val="00F97AD6"/>
    <w:rsid w:val="00F97C9D"/>
    <w:rsid w:val="00FA0109"/>
    <w:rsid w:val="00FA05A3"/>
    <w:rsid w:val="00FA06F0"/>
    <w:rsid w:val="00FA07C3"/>
    <w:rsid w:val="00FA160F"/>
    <w:rsid w:val="00FA3B25"/>
    <w:rsid w:val="00FA3B39"/>
    <w:rsid w:val="00FA3C4C"/>
    <w:rsid w:val="00FA40CB"/>
    <w:rsid w:val="00FA4187"/>
    <w:rsid w:val="00FA4210"/>
    <w:rsid w:val="00FA462C"/>
    <w:rsid w:val="00FA4669"/>
    <w:rsid w:val="00FA532B"/>
    <w:rsid w:val="00FA57F0"/>
    <w:rsid w:val="00FA5E83"/>
    <w:rsid w:val="00FA740C"/>
    <w:rsid w:val="00FA7B13"/>
    <w:rsid w:val="00FB0260"/>
    <w:rsid w:val="00FB1E37"/>
    <w:rsid w:val="00FB2821"/>
    <w:rsid w:val="00FB3509"/>
    <w:rsid w:val="00FB3875"/>
    <w:rsid w:val="00FB4A52"/>
    <w:rsid w:val="00FB4C24"/>
    <w:rsid w:val="00FB4FC2"/>
    <w:rsid w:val="00FB51A2"/>
    <w:rsid w:val="00FB5767"/>
    <w:rsid w:val="00FB5D47"/>
    <w:rsid w:val="00FB6729"/>
    <w:rsid w:val="00FC03D4"/>
    <w:rsid w:val="00FC08C2"/>
    <w:rsid w:val="00FC0D14"/>
    <w:rsid w:val="00FC2401"/>
    <w:rsid w:val="00FC2A8D"/>
    <w:rsid w:val="00FC471C"/>
    <w:rsid w:val="00FC5723"/>
    <w:rsid w:val="00FC5A17"/>
    <w:rsid w:val="00FC6DEB"/>
    <w:rsid w:val="00FC7A69"/>
    <w:rsid w:val="00FD0379"/>
    <w:rsid w:val="00FD10D3"/>
    <w:rsid w:val="00FD16C2"/>
    <w:rsid w:val="00FD18AF"/>
    <w:rsid w:val="00FD1BF9"/>
    <w:rsid w:val="00FD2582"/>
    <w:rsid w:val="00FD34B4"/>
    <w:rsid w:val="00FD42EE"/>
    <w:rsid w:val="00FD513A"/>
    <w:rsid w:val="00FD5248"/>
    <w:rsid w:val="00FD5B80"/>
    <w:rsid w:val="00FD5DC8"/>
    <w:rsid w:val="00FD62F6"/>
    <w:rsid w:val="00FD6691"/>
    <w:rsid w:val="00FE02E1"/>
    <w:rsid w:val="00FE277E"/>
    <w:rsid w:val="00FE3086"/>
    <w:rsid w:val="00FE47F7"/>
    <w:rsid w:val="00FE6676"/>
    <w:rsid w:val="00FE69B0"/>
    <w:rsid w:val="00FE77A0"/>
    <w:rsid w:val="00FE77E1"/>
    <w:rsid w:val="00FF0C14"/>
    <w:rsid w:val="00FF0C1D"/>
    <w:rsid w:val="00FF1F4D"/>
    <w:rsid w:val="00FF20C9"/>
    <w:rsid w:val="00FF226C"/>
    <w:rsid w:val="00FF38F6"/>
    <w:rsid w:val="00FF4015"/>
    <w:rsid w:val="00FF48DF"/>
    <w:rsid w:val="00FF504C"/>
    <w:rsid w:val="00FF529D"/>
    <w:rsid w:val="00FF5C61"/>
    <w:rsid w:val="00FF67B6"/>
    <w:rsid w:val="00FF684C"/>
    <w:rsid w:val="00FF6968"/>
    <w:rsid w:val="00FF69D4"/>
    <w:rsid w:val="01FC3599"/>
    <w:rsid w:val="08047960"/>
    <w:rsid w:val="0DC53135"/>
    <w:rsid w:val="10499DD2"/>
    <w:rsid w:val="12D9C000"/>
    <w:rsid w:val="1857C7AE"/>
    <w:rsid w:val="1A15471F"/>
    <w:rsid w:val="25757A62"/>
    <w:rsid w:val="2AD730F1"/>
    <w:rsid w:val="2B8A0D97"/>
    <w:rsid w:val="3753C121"/>
    <w:rsid w:val="3808A415"/>
    <w:rsid w:val="3B35590F"/>
    <w:rsid w:val="4D3235CB"/>
    <w:rsid w:val="5D6E3981"/>
    <w:rsid w:val="5E7CE42C"/>
    <w:rsid w:val="67016FF0"/>
    <w:rsid w:val="6A894B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A2EE"/>
  <w15:chartTrackingRefBased/>
  <w15:docId w15:val="{59D00353-89D1-424B-B63C-4537D1CE2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A0B"/>
    <w:pPr>
      <w:jc w:val="both"/>
    </w:pPr>
    <w:rPr>
      <w:rFonts w:ascii="Calibri Light" w:hAnsi="Calibri Light"/>
      <w:sz w:val="22"/>
    </w:rPr>
  </w:style>
  <w:style w:type="paragraph" w:styleId="Heading1">
    <w:name w:val="heading 1"/>
    <w:basedOn w:val="Normal"/>
    <w:next w:val="Normal"/>
    <w:link w:val="Heading1Char"/>
    <w:uiPriority w:val="9"/>
    <w:qFormat/>
    <w:rsid w:val="008A3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719"/>
    <w:pPr>
      <w:keepNext/>
      <w:keepLines/>
      <w:spacing w:before="24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501D76"/>
    <w:pPr>
      <w:keepNext/>
      <w:keepLines/>
      <w:spacing w:before="240" w:after="120" w:line="240" w:lineRule="auto"/>
      <w:outlineLvl w:val="3"/>
    </w:pPr>
    <w:rPr>
      <w:rFonts w:eastAsiaTheme="majorEastAsia" w:cstheme="majorBidi"/>
      <w:b/>
      <w:iCs/>
      <w:color w:val="0F4761" w:themeColor="accent1" w:themeShade="BF"/>
      <w:sz w:val="24"/>
    </w:rPr>
  </w:style>
  <w:style w:type="paragraph" w:styleId="Heading5">
    <w:name w:val="heading 5"/>
    <w:basedOn w:val="Normal"/>
    <w:next w:val="Normal"/>
    <w:link w:val="Heading5Char"/>
    <w:uiPriority w:val="9"/>
    <w:unhideWhenUsed/>
    <w:qFormat/>
    <w:rsid w:val="000C1D5C"/>
    <w:pPr>
      <w:keepNext/>
      <w:keepLines/>
      <w:spacing w:before="360" w:after="120" w:line="240" w:lineRule="auto"/>
      <w:outlineLvl w:val="4"/>
    </w:pPr>
    <w:rPr>
      <w:rFonts w:eastAsiaTheme="majorEastAsia" w:cstheme="majorBidi"/>
      <w:i/>
      <w:color w:val="0F4761" w:themeColor="accent1" w:themeShade="BF"/>
    </w:rPr>
  </w:style>
  <w:style w:type="paragraph" w:styleId="Heading6">
    <w:name w:val="heading 6"/>
    <w:basedOn w:val="Normal"/>
    <w:next w:val="Normal"/>
    <w:link w:val="Heading6Char"/>
    <w:uiPriority w:val="9"/>
    <w:semiHidden/>
    <w:unhideWhenUsed/>
    <w:qFormat/>
    <w:rsid w:val="008A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719"/>
    <w:rPr>
      <w:rFonts w:ascii="Calibri Light" w:eastAsiaTheme="majorEastAsia" w:hAnsi="Calibri Light" w:cstheme="majorBidi"/>
      <w:b/>
      <w:color w:val="0F4761" w:themeColor="accent1" w:themeShade="BF"/>
      <w:sz w:val="28"/>
      <w:szCs w:val="28"/>
    </w:rPr>
  </w:style>
  <w:style w:type="character" w:customStyle="1" w:styleId="Heading4Char">
    <w:name w:val="Heading 4 Char"/>
    <w:basedOn w:val="DefaultParagraphFont"/>
    <w:link w:val="Heading4"/>
    <w:uiPriority w:val="9"/>
    <w:rsid w:val="00501D76"/>
    <w:rPr>
      <w:rFonts w:ascii="Calibri Light" w:eastAsiaTheme="majorEastAsia" w:hAnsi="Calibri Light" w:cstheme="majorBidi"/>
      <w:b/>
      <w:iCs/>
      <w:color w:val="0F4761" w:themeColor="accent1" w:themeShade="BF"/>
    </w:rPr>
  </w:style>
  <w:style w:type="character" w:customStyle="1" w:styleId="Heading5Char">
    <w:name w:val="Heading 5 Char"/>
    <w:basedOn w:val="DefaultParagraphFont"/>
    <w:link w:val="Heading5"/>
    <w:uiPriority w:val="9"/>
    <w:rsid w:val="000C1D5C"/>
    <w:rPr>
      <w:rFonts w:ascii="Calibri Light" w:eastAsiaTheme="majorEastAsia" w:hAnsi="Calibri Light" w:cstheme="majorBidi"/>
      <w:i/>
      <w:color w:val="0F4761" w:themeColor="accent1" w:themeShade="BF"/>
      <w:sz w:val="22"/>
    </w:rPr>
  </w:style>
  <w:style w:type="character" w:customStyle="1" w:styleId="Heading6Char">
    <w:name w:val="Heading 6 Char"/>
    <w:basedOn w:val="DefaultParagraphFont"/>
    <w:link w:val="Heading6"/>
    <w:uiPriority w:val="9"/>
    <w:semiHidden/>
    <w:rsid w:val="008A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C85"/>
    <w:rPr>
      <w:rFonts w:eastAsiaTheme="majorEastAsia" w:cstheme="majorBidi"/>
      <w:color w:val="272727" w:themeColor="text1" w:themeTint="D8"/>
    </w:rPr>
  </w:style>
  <w:style w:type="paragraph" w:styleId="Title">
    <w:name w:val="Title"/>
    <w:basedOn w:val="Normal"/>
    <w:next w:val="Normal"/>
    <w:link w:val="TitleChar"/>
    <w:uiPriority w:val="10"/>
    <w:qFormat/>
    <w:rsid w:val="008A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C85"/>
    <w:pPr>
      <w:spacing w:before="160"/>
      <w:jc w:val="center"/>
    </w:pPr>
    <w:rPr>
      <w:i/>
      <w:iCs/>
      <w:color w:val="404040" w:themeColor="text1" w:themeTint="BF"/>
    </w:rPr>
  </w:style>
  <w:style w:type="character" w:customStyle="1" w:styleId="QuoteChar">
    <w:name w:val="Quote Char"/>
    <w:basedOn w:val="DefaultParagraphFont"/>
    <w:link w:val="Quote"/>
    <w:uiPriority w:val="29"/>
    <w:rsid w:val="008A3C85"/>
    <w:rPr>
      <w:i/>
      <w:iCs/>
      <w:color w:val="404040" w:themeColor="text1" w:themeTint="BF"/>
    </w:rPr>
  </w:style>
  <w:style w:type="paragraph" w:styleId="ListParagraph">
    <w:name w:val="List Paragraph"/>
    <w:basedOn w:val="Normal"/>
    <w:uiPriority w:val="34"/>
    <w:qFormat/>
    <w:rsid w:val="008A3C85"/>
    <w:pPr>
      <w:ind w:left="720"/>
      <w:contextualSpacing/>
    </w:pPr>
  </w:style>
  <w:style w:type="character" w:styleId="IntenseEmphasis">
    <w:name w:val="Intense Emphasis"/>
    <w:basedOn w:val="DefaultParagraphFont"/>
    <w:uiPriority w:val="21"/>
    <w:qFormat/>
    <w:rsid w:val="008A3C85"/>
    <w:rPr>
      <w:i/>
      <w:iCs/>
      <w:color w:val="0F4761" w:themeColor="accent1" w:themeShade="BF"/>
    </w:rPr>
  </w:style>
  <w:style w:type="paragraph" w:styleId="IntenseQuote">
    <w:name w:val="Intense Quote"/>
    <w:basedOn w:val="Normal"/>
    <w:next w:val="Normal"/>
    <w:link w:val="IntenseQuoteChar"/>
    <w:uiPriority w:val="30"/>
    <w:qFormat/>
    <w:rsid w:val="008A3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C85"/>
    <w:rPr>
      <w:i/>
      <w:iCs/>
      <w:color w:val="0F4761" w:themeColor="accent1" w:themeShade="BF"/>
    </w:rPr>
  </w:style>
  <w:style w:type="character" w:styleId="IntenseReference">
    <w:name w:val="Intense Reference"/>
    <w:basedOn w:val="DefaultParagraphFont"/>
    <w:uiPriority w:val="32"/>
    <w:qFormat/>
    <w:rsid w:val="008A3C85"/>
    <w:rPr>
      <w:b/>
      <w:bCs/>
      <w:smallCaps/>
      <w:color w:val="0F4761" w:themeColor="accent1" w:themeShade="BF"/>
      <w:spacing w:val="5"/>
    </w:rPr>
  </w:style>
  <w:style w:type="table" w:styleId="TableGrid">
    <w:name w:val="Table Grid"/>
    <w:basedOn w:val="TableNormal"/>
    <w:uiPriority w:val="39"/>
    <w:rsid w:val="008A3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35DE"/>
    <w:rPr>
      <w:rFonts w:ascii="Times New Roman" w:hAnsi="Times New Roman" w:cs="Times New Roman"/>
    </w:rPr>
  </w:style>
  <w:style w:type="character" w:styleId="CommentReference">
    <w:name w:val="annotation reference"/>
    <w:basedOn w:val="DefaultParagraphFont"/>
    <w:uiPriority w:val="99"/>
    <w:semiHidden/>
    <w:unhideWhenUsed/>
    <w:rsid w:val="001C4015"/>
    <w:rPr>
      <w:sz w:val="16"/>
      <w:szCs w:val="16"/>
    </w:rPr>
  </w:style>
  <w:style w:type="paragraph" w:styleId="CommentText">
    <w:name w:val="annotation text"/>
    <w:basedOn w:val="Normal"/>
    <w:link w:val="CommentTextChar"/>
    <w:uiPriority w:val="99"/>
    <w:unhideWhenUsed/>
    <w:rsid w:val="001C4015"/>
    <w:pPr>
      <w:spacing w:line="240" w:lineRule="auto"/>
    </w:pPr>
    <w:rPr>
      <w:sz w:val="20"/>
      <w:szCs w:val="20"/>
    </w:rPr>
  </w:style>
  <w:style w:type="character" w:customStyle="1" w:styleId="CommentTextChar">
    <w:name w:val="Comment Text Char"/>
    <w:basedOn w:val="DefaultParagraphFont"/>
    <w:link w:val="CommentText"/>
    <w:uiPriority w:val="99"/>
    <w:rsid w:val="001C4015"/>
    <w:rPr>
      <w:rFonts w:ascii="Calibri Light" w:hAnsi="Calibri Light"/>
      <w:sz w:val="20"/>
      <w:szCs w:val="20"/>
    </w:rPr>
  </w:style>
  <w:style w:type="paragraph" w:styleId="CommentSubject">
    <w:name w:val="annotation subject"/>
    <w:basedOn w:val="CommentText"/>
    <w:next w:val="CommentText"/>
    <w:link w:val="CommentSubjectChar"/>
    <w:uiPriority w:val="99"/>
    <w:semiHidden/>
    <w:unhideWhenUsed/>
    <w:rsid w:val="001C4015"/>
    <w:rPr>
      <w:b/>
      <w:bCs/>
    </w:rPr>
  </w:style>
  <w:style w:type="character" w:customStyle="1" w:styleId="CommentSubjectChar">
    <w:name w:val="Comment Subject Char"/>
    <w:basedOn w:val="CommentTextChar"/>
    <w:link w:val="CommentSubject"/>
    <w:uiPriority w:val="99"/>
    <w:semiHidden/>
    <w:rsid w:val="001C4015"/>
    <w:rPr>
      <w:rFonts w:ascii="Calibri Light" w:hAnsi="Calibri Light"/>
      <w:b/>
      <w:bCs/>
      <w:sz w:val="20"/>
      <w:szCs w:val="20"/>
    </w:rPr>
  </w:style>
  <w:style w:type="paragraph" w:customStyle="1" w:styleId="Tables">
    <w:name w:val="Tables"/>
    <w:basedOn w:val="Heading6"/>
    <w:link w:val="TablesChar"/>
    <w:qFormat/>
    <w:rsid w:val="00594A46"/>
    <w:pPr>
      <w:spacing w:before="240" w:line="240" w:lineRule="auto"/>
    </w:pPr>
    <w:rPr>
      <w:b/>
      <w:i w:val="0"/>
      <w:color w:val="auto"/>
    </w:rPr>
  </w:style>
  <w:style w:type="character" w:customStyle="1" w:styleId="TablesChar">
    <w:name w:val="Tables Char"/>
    <w:basedOn w:val="DefaultParagraphFont"/>
    <w:link w:val="Tables"/>
    <w:rsid w:val="00594A46"/>
    <w:rPr>
      <w:rFonts w:ascii="Calibri Light" w:eastAsiaTheme="majorEastAsia" w:hAnsi="Calibri Light" w:cstheme="majorBidi"/>
      <w:b/>
      <w:iCs/>
      <w:sz w:val="22"/>
    </w:rPr>
  </w:style>
  <w:style w:type="character" w:styleId="SubtleEmphasis">
    <w:name w:val="Subtle Emphasis"/>
    <w:aliases w:val="Tables and Figures"/>
    <w:uiPriority w:val="19"/>
    <w:qFormat/>
    <w:rsid w:val="00930A86"/>
    <w:rPr>
      <w:rFonts w:ascii="Segoe UI Historic" w:hAnsi="Segoe UI Historic"/>
      <w:i w:val="0"/>
      <w:iCs/>
      <w:color w:val="404040" w:themeColor="text1" w:themeTint="BF"/>
      <w:sz w:val="22"/>
    </w:rPr>
  </w:style>
  <w:style w:type="character" w:customStyle="1" w:styleId="citation-373">
    <w:name w:val="citation-373"/>
    <w:basedOn w:val="DefaultParagraphFont"/>
    <w:rsid w:val="004269ED"/>
  </w:style>
  <w:style w:type="paragraph" w:styleId="Bibliography">
    <w:name w:val="Bibliography"/>
    <w:basedOn w:val="Normal"/>
    <w:next w:val="Normal"/>
    <w:uiPriority w:val="37"/>
    <w:unhideWhenUsed/>
    <w:rsid w:val="005069A6"/>
    <w:pPr>
      <w:spacing w:after="240" w:line="240" w:lineRule="auto"/>
      <w:ind w:left="720" w:hanging="720"/>
    </w:pPr>
  </w:style>
  <w:style w:type="paragraph" w:customStyle="1" w:styleId="Notes1">
    <w:name w:val="Notes1"/>
    <w:basedOn w:val="Heading6"/>
    <w:next w:val="Heading4"/>
    <w:link w:val="Notes1Char"/>
    <w:qFormat/>
    <w:rsid w:val="00D049F0"/>
    <w:pPr>
      <w:spacing w:after="360" w:line="240" w:lineRule="auto"/>
    </w:pPr>
    <w:rPr>
      <w:i w:val="0"/>
      <w:color w:val="747474" w:themeColor="background2" w:themeShade="80"/>
    </w:rPr>
  </w:style>
  <w:style w:type="character" w:customStyle="1" w:styleId="Notes1Char">
    <w:name w:val="Notes1 Char"/>
    <w:basedOn w:val="DefaultParagraphFont"/>
    <w:link w:val="Notes1"/>
    <w:rsid w:val="00D049F0"/>
    <w:rPr>
      <w:rFonts w:ascii="Calibri Light" w:eastAsiaTheme="majorEastAsia" w:hAnsi="Calibri Light" w:cstheme="majorBidi"/>
      <w:iCs/>
      <w:color w:val="747474" w:themeColor="background2" w:themeShade="80"/>
      <w:sz w:val="22"/>
    </w:rPr>
  </w:style>
  <w:style w:type="paragraph" w:customStyle="1" w:styleId="image">
    <w:name w:val="image"/>
    <w:basedOn w:val="Normal"/>
    <w:link w:val="imageChar"/>
    <w:qFormat/>
    <w:rsid w:val="00F14783"/>
    <w:pPr>
      <w:spacing w:after="0" w:line="240" w:lineRule="auto"/>
      <w:jc w:val="center"/>
    </w:pPr>
    <w:rPr>
      <w:noProof/>
    </w:rPr>
  </w:style>
  <w:style w:type="character" w:customStyle="1" w:styleId="imageChar">
    <w:name w:val="image Char"/>
    <w:basedOn w:val="DefaultParagraphFont"/>
    <w:link w:val="image"/>
    <w:rsid w:val="00F14783"/>
    <w:rPr>
      <w:rFonts w:ascii="Calibri Light" w:hAnsi="Calibri Light"/>
      <w:noProof/>
      <w:sz w:val="22"/>
    </w:rPr>
  </w:style>
  <w:style w:type="paragraph" w:styleId="FootnoteText">
    <w:name w:val="footnote text"/>
    <w:basedOn w:val="Normal"/>
    <w:link w:val="FootnoteTextChar"/>
    <w:uiPriority w:val="99"/>
    <w:semiHidden/>
    <w:unhideWhenUsed/>
    <w:rsid w:val="00D877B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77BE"/>
    <w:rPr>
      <w:rFonts w:ascii="Calibri Light" w:hAnsi="Calibri Light"/>
      <w:sz w:val="20"/>
      <w:szCs w:val="20"/>
    </w:rPr>
  </w:style>
  <w:style w:type="character" w:styleId="FootnoteReference">
    <w:name w:val="footnote reference"/>
    <w:basedOn w:val="DefaultParagraphFont"/>
    <w:uiPriority w:val="99"/>
    <w:semiHidden/>
    <w:unhideWhenUsed/>
    <w:rsid w:val="00D877BE"/>
    <w:rPr>
      <w:vertAlign w:val="superscript"/>
    </w:rPr>
  </w:style>
  <w:style w:type="paragraph" w:styleId="Header">
    <w:name w:val="header"/>
    <w:basedOn w:val="Normal"/>
    <w:link w:val="HeaderChar"/>
    <w:uiPriority w:val="99"/>
    <w:unhideWhenUsed/>
    <w:rsid w:val="00602C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C67"/>
    <w:rPr>
      <w:rFonts w:ascii="Calibri Light" w:hAnsi="Calibri Light"/>
      <w:sz w:val="22"/>
    </w:rPr>
  </w:style>
  <w:style w:type="paragraph" w:styleId="Footer">
    <w:name w:val="footer"/>
    <w:basedOn w:val="Normal"/>
    <w:link w:val="FooterChar"/>
    <w:uiPriority w:val="99"/>
    <w:unhideWhenUsed/>
    <w:rsid w:val="00602C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2C67"/>
    <w:rPr>
      <w:rFonts w:ascii="Calibri Light" w:hAnsi="Calibri Light"/>
      <w:sz w:val="22"/>
    </w:rPr>
  </w:style>
  <w:style w:type="character" w:styleId="Strong">
    <w:name w:val="Strong"/>
    <w:basedOn w:val="DefaultParagraphFont"/>
    <w:uiPriority w:val="22"/>
    <w:qFormat/>
    <w:rsid w:val="00D81412"/>
    <w:rPr>
      <w:b/>
      <w:bCs/>
    </w:rPr>
  </w:style>
  <w:style w:type="paragraph" w:customStyle="1" w:styleId="Boxes">
    <w:name w:val="Boxes"/>
    <w:basedOn w:val="Heading2"/>
    <w:next w:val="Heading2"/>
    <w:link w:val="BoxesChar"/>
    <w:qFormat/>
    <w:rsid w:val="0010096A"/>
    <w:pPr>
      <w:spacing w:before="240" w:after="240" w:line="240" w:lineRule="auto"/>
      <w:jc w:val="left"/>
    </w:pPr>
    <w:rPr>
      <w:rFonts w:ascii="Arial" w:hAnsi="Arial"/>
      <w:b/>
      <w:bCs/>
      <w:color w:val="156082" w:themeColor="accent1"/>
      <w:sz w:val="24"/>
    </w:rPr>
  </w:style>
  <w:style w:type="character" w:customStyle="1" w:styleId="BoxesChar">
    <w:name w:val="Boxes Char"/>
    <w:basedOn w:val="DefaultParagraphFont"/>
    <w:link w:val="Boxes"/>
    <w:rsid w:val="0010096A"/>
    <w:rPr>
      <w:rFonts w:ascii="Arial" w:eastAsiaTheme="majorEastAsia" w:hAnsi="Arial" w:cstheme="majorBidi"/>
      <w:b/>
      <w:bCs/>
      <w:color w:val="156082" w:themeColor="accent1"/>
      <w:szCs w:val="32"/>
    </w:rPr>
  </w:style>
  <w:style w:type="table" w:styleId="ListTable3-Accent1">
    <w:name w:val="List Table 3 Accent 1"/>
    <w:basedOn w:val="TableNormal"/>
    <w:uiPriority w:val="48"/>
    <w:rsid w:val="00FA010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customStyle="1" w:styleId="KeyMessages">
    <w:name w:val="Key Messages"/>
    <w:basedOn w:val="Heading2"/>
    <w:link w:val="KeyMessagesChar"/>
    <w:qFormat/>
    <w:rsid w:val="00D06117"/>
    <w:pPr>
      <w:spacing w:before="240" w:after="240" w:line="240" w:lineRule="auto"/>
    </w:pPr>
    <w:rPr>
      <w:rFonts w:ascii="Arial" w:hAnsi="Arial"/>
      <w:b/>
      <w:color w:val="FFFFFF" w:themeColor="background1"/>
      <w:sz w:val="24"/>
    </w:rPr>
  </w:style>
  <w:style w:type="character" w:customStyle="1" w:styleId="KeyMessagesChar">
    <w:name w:val="Key Messages Char"/>
    <w:basedOn w:val="Heading2Char"/>
    <w:link w:val="KeyMessages"/>
    <w:rsid w:val="00D06117"/>
    <w:rPr>
      <w:rFonts w:ascii="Arial" w:eastAsiaTheme="majorEastAsia" w:hAnsi="Arial" w:cstheme="majorBidi"/>
      <w:b/>
      <w:color w:val="FFFFFF" w:themeColor="background1"/>
      <w:sz w:val="32"/>
      <w:szCs w:val="32"/>
    </w:rPr>
  </w:style>
  <w:style w:type="table" w:styleId="ListTable5Dark-Accent1">
    <w:name w:val="List Table 5 Dark Accent 1"/>
    <w:basedOn w:val="TableNormal"/>
    <w:uiPriority w:val="50"/>
    <w:rsid w:val="00FE47F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5C003D"/>
    <w:rPr>
      <w:color w:val="467886" w:themeColor="hyperlink"/>
      <w:u w:val="single"/>
    </w:rPr>
  </w:style>
  <w:style w:type="character" w:styleId="UnresolvedMention">
    <w:name w:val="Unresolved Mention"/>
    <w:basedOn w:val="DefaultParagraphFont"/>
    <w:uiPriority w:val="99"/>
    <w:semiHidden/>
    <w:unhideWhenUsed/>
    <w:rsid w:val="005C003D"/>
    <w:rPr>
      <w:color w:val="605E5C"/>
      <w:shd w:val="clear" w:color="auto" w:fill="E1DFDD"/>
    </w:rPr>
  </w:style>
  <w:style w:type="table" w:styleId="ListTable4-Accent1">
    <w:name w:val="List Table 4 Accent 1"/>
    <w:basedOn w:val="TableNormal"/>
    <w:uiPriority w:val="49"/>
    <w:rsid w:val="0054345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hyperlink" Target="https://doi.org/10.1080/09064710.2021.1954239"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stats.fao.org/classifications/ICC/v1.1.%20Accessed%2023%20October%202026" TargetMode="External"/><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4AEB95F4D01E4E9110C3AEE7475045" ma:contentTypeVersion="9" ma:contentTypeDescription="Create a new document." ma:contentTypeScope="" ma:versionID="d0861563f8e4591effca8d6391cb48da">
  <xsd:schema xmlns:xsd="http://www.w3.org/2001/XMLSchema" xmlns:xs="http://www.w3.org/2001/XMLSchema" xmlns:p="http://schemas.microsoft.com/office/2006/metadata/properties" xmlns:ns2="8c6735f0-a4dc-4d2a-88b1-8545ff636f01" targetNamespace="http://schemas.microsoft.com/office/2006/metadata/properties" ma:root="true" ma:fieldsID="bbc5754cc0a2c7a3690e15af0b357daa" ns2:_="">
    <xsd:import namespace="8c6735f0-a4dc-4d2a-88b1-8545ff636f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735f0-a4dc-4d2a-88b1-8545ff636f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6735f0-a4dc-4d2a-88b1-8545ff636f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8F5052-BA8D-4789-8B7D-67A656F1BDED}">
  <ds:schemaRefs>
    <ds:schemaRef ds:uri="http://schemas.openxmlformats.org/officeDocument/2006/bibliography"/>
  </ds:schemaRefs>
</ds:datastoreItem>
</file>

<file path=customXml/itemProps2.xml><?xml version="1.0" encoding="utf-8"?>
<ds:datastoreItem xmlns:ds="http://schemas.openxmlformats.org/officeDocument/2006/customXml" ds:itemID="{2078D537-CDEB-41CF-BA3C-3095E696E338}">
  <ds:schemaRefs>
    <ds:schemaRef ds:uri="http://schemas.microsoft.com/sharepoint/v3/contenttype/forms"/>
  </ds:schemaRefs>
</ds:datastoreItem>
</file>

<file path=customXml/itemProps3.xml><?xml version="1.0" encoding="utf-8"?>
<ds:datastoreItem xmlns:ds="http://schemas.openxmlformats.org/officeDocument/2006/customXml" ds:itemID="{2E370857-74CC-4C30-AE92-A371668A9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735f0-a4dc-4d2a-88b1-8545ff636f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9FAC0F-6820-4F5E-9E6B-48DE2024334D}">
  <ds:schemaRefs>
    <ds:schemaRef ds:uri="http://schemas.microsoft.com/office/2006/metadata/properties"/>
    <ds:schemaRef ds:uri="http://schemas.microsoft.com/office/infopath/2007/PartnerControls"/>
    <ds:schemaRef ds:uri="8c6735f0-a4dc-4d2a-88b1-8545ff636f01"/>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57</Pages>
  <Words>19294</Words>
  <Characters>109980</Characters>
  <Application>Microsoft Office Word</Application>
  <DocSecurity>0</DocSecurity>
  <Lines>916</Lines>
  <Paragraphs>258</Paragraphs>
  <ScaleCrop>false</ScaleCrop>
  <Company/>
  <LinksUpToDate>false</LinksUpToDate>
  <CharactersWithSpaces>129016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Andrea Cecilia (Alliance Bioversity-CIAT)</dc:creator>
  <cp:keywords/>
  <dc:description/>
  <cp:lastModifiedBy>Sanchez, Andrea Cecilia (Alliance Bioversity-CIAT)</cp:lastModifiedBy>
  <cp:revision>27</cp:revision>
  <dcterms:created xsi:type="dcterms:W3CDTF">2026-10-27T17:01:00Z</dcterms:created>
  <dcterms:modified xsi:type="dcterms:W3CDTF">2026-10-27T17:32:00Z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id="XRQsQuoc"/&gt;&lt;style id="http://www.zotero.org/styles/springer-basic-author-date" hasBibliography="1" bibliographyStyleHasBeenSet="1"/&gt;&lt;prefs&gt;&lt;pref name="fieldType" value="Field"/&gt;&lt;/prefs&gt;&lt;/data&gt;</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ContentTypeId">
    <vt:lpwstr>0x010100164AEB95F4D01E4E9110C3AEE7475045</vt:lpwstr>
  </property>
</Properties>
</file>